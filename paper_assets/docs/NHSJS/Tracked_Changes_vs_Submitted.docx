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B503" w14:textId="77777777" w:rsidR="00557FAC" w:rsidRDefault="00824C87">
      <w:pPr>
        <w:pStyle w:val="Title"/>
        <w:spacing w:after="120"/>
        <w:jc w:val="center"/>
        <w:rPr>
          <w:b/>
          <w:color w:val="auto"/>
          <w:sz w:val="40"/>
          <w:rPrChange w:id="8" w:author="Revision" w:date="2026-08-03T16:12:00Z" w16du:dateUtc="2026-08-03T21:12:00Z">
            <w:rPr>
              <w:b/>
              <w:color w:val="1F3864"/>
              <w:sz w:val="40"/>
            </w:rPr>
          </w:rPrChange>
        </w:rPr>
      </w:pPr>
      <w:r>
        <w:rPr>
          <w:b/>
          <w:color w:val="auto"/>
          <w:sz w:val="32"/>
          <w:rPrChange w:id="9" w:author="Revision" w:date="2026-08-03T16:12:00Z" w16du:dateUtc="2026-08-03T21:12:00Z">
            <w:rPr>
              <w:b/>
              <w:color w:val="1F3864"/>
              <w:sz w:val="32"/>
            </w:rPr>
          </w:rPrChange>
        </w:rPr>
        <w:t>Improving the Performance of Long-Term Stock Investments with a Two-Stage LLM Filtering Framework</w:t>
      </w:r>
    </w:p>
    <w:p w14:paraId="0B612DA1" w14:textId="77777777" w:rsidR="00557FAC" w:rsidRDefault="00824C87">
      <w:pPr>
        <w:pStyle w:val="Heading1"/>
        <w:keepNext/>
        <w:keepLines/>
        <w:pPrChange w:id="10" w:author="Revision" w:date="2026-08-03T16:12:00Z" w16du:dateUtc="2026-08-03T21:12:00Z">
          <w:pPr>
            <w:pStyle w:val="Heading1"/>
          </w:pPr>
        </w:pPrChange>
      </w:pPr>
      <w:r>
        <w:t>Abstract</w:t>
      </w:r>
    </w:p>
    <w:p w14:paraId="2A201E94" w14:textId="77777777" w:rsidR="00557FAC" w:rsidRDefault="00E03B58">
      <w:pPr>
        <w:spacing w:before="40" w:after="40"/>
        <w:jc w:val="both"/>
        <w:sectPr w:rsidR="00557FAC">
          <w:headerReference w:type="default" r:id="rId7"/>
          <w:footerReference w:type="default" r:id="rId8"/>
          <w:headerReference w:type="first" r:id="rId9"/>
          <w:footerReference w:type="first" r:id="rId10"/>
          <w:pgSz w:w="12240" w:h="15840"/>
          <w:pgMar w:top="1080" w:right="1080" w:bottom="1080" w:left="1080" w:header="708" w:footer="708" w:gutter="0"/>
          <w:pgNumType w:start="1"/>
          <w:cols w:space="720"/>
        </w:sectPr>
      </w:pPr>
      <w:del w:id="17" w:author="Revision" w:date="2026-08-03T16:12:00Z" w16du:dateUtc="2026-08-03T21:12:00Z">
        <w:r>
          <w:rPr>
            <w:rFonts w:ascii="Arial" w:eastAsia="Arial" w:hAnsi="Arial" w:cs="Arial"/>
          </w:rPr>
          <w:delText xml:space="preserve">Driven by the rapid progress of </w:delText>
        </w:r>
      </w:del>
      <w:r w:rsidR="00824C87">
        <w:t xml:space="preserve">Large </w:t>
      </w:r>
      <w:del w:id="18" w:author="Revision" w:date="2026-08-03T16:12:00Z" w16du:dateUtc="2026-08-03T21:12:00Z">
        <w:r>
          <w:rPr>
            <w:rFonts w:ascii="Arial" w:eastAsia="Arial" w:hAnsi="Arial" w:cs="Arial"/>
          </w:rPr>
          <w:delText>Language Models</w:delText>
        </w:r>
      </w:del>
      <w:ins w:id="19" w:author="Revision" w:date="2026-08-03T16:12:00Z" w16du:dateUtc="2026-08-03T21:12:00Z">
        <w:r w:rsidR="00824C87">
          <w:t>language models</w:t>
        </w:r>
      </w:ins>
      <w:r w:rsidR="00824C87">
        <w:t xml:space="preserve"> (LLMs) </w:t>
      </w:r>
      <w:del w:id="20" w:author="Revision" w:date="2026-08-03T16:12:00Z" w16du:dateUtc="2026-08-03T21:12:00Z">
        <w:r>
          <w:rPr>
            <w:rFonts w:ascii="Arial" w:eastAsia="Arial" w:hAnsi="Arial" w:cs="Arial"/>
          </w:rPr>
          <w:delText xml:space="preserve">such as ChatGPT, Gemini, and Claude, researchers </w:delText>
        </w:r>
      </w:del>
      <w:r w:rsidR="00824C87">
        <w:t xml:space="preserve">are increasingly </w:t>
      </w:r>
      <w:del w:id="21" w:author="Revision" w:date="2026-08-03T16:12:00Z" w16du:dateUtc="2026-08-03T21:12:00Z">
        <w:r>
          <w:rPr>
            <w:rFonts w:ascii="Arial" w:eastAsia="Arial" w:hAnsi="Arial" w:cs="Arial"/>
          </w:rPr>
          <w:delText xml:space="preserve">exploring AI-driven </w:delText>
        </w:r>
      </w:del>
      <w:ins w:id="22" w:author="Revision" w:date="2026-08-03T16:12:00Z" w16du:dateUtc="2026-08-03T21:12:00Z">
        <w:r w:rsidR="00824C87">
          <w:t xml:space="preserve">applied to </w:t>
        </w:r>
      </w:ins>
      <w:r w:rsidR="00824C87">
        <w:t xml:space="preserve">investment </w:t>
      </w:r>
      <w:del w:id="23" w:author="Revision" w:date="2026-08-03T16:12:00Z" w16du:dateUtc="2026-08-03T21:12:00Z">
        <w:r>
          <w:rPr>
            <w:rFonts w:ascii="Arial" w:eastAsia="Arial" w:hAnsi="Arial" w:cs="Arial"/>
          </w:rPr>
          <w:delText>strategies. Previous research into LLM-driven investing often relies on simultaneous ingestion of multiple information sources</w:delText>
        </w:r>
      </w:del>
      <w:ins w:id="24" w:author="Revision" w:date="2026-08-03T16:12:00Z" w16du:dateUtc="2026-08-03T21:12:00Z">
        <w:r w:rsidR="00824C87">
          <w:t>strategy, but most existing systems ingest news and financial reports in a single prompt</w:t>
        </w:r>
      </w:ins>
      <w:r w:rsidR="00824C87">
        <w:t xml:space="preserve">, an approach that can introduce noise and dilute relevant signals. </w:t>
      </w:r>
      <w:del w:id="25" w:author="Revision" w:date="2026-08-03T16:12:00Z" w16du:dateUtc="2026-08-03T21:12:00Z">
        <w:r>
          <w:rPr>
            <w:rFonts w:ascii="Arial" w:eastAsia="Arial" w:hAnsi="Arial" w:cs="Arial"/>
          </w:rPr>
          <w:delText>To address this limitation, we developed</w:delText>
        </w:r>
      </w:del>
      <w:ins w:id="26" w:author="Revision" w:date="2026-08-03T16:12:00Z" w16du:dateUtc="2026-08-03T21:12:00Z">
        <w:r w:rsidR="00824C87">
          <w:t>We develop</w:t>
        </w:r>
      </w:ins>
      <w:r w:rsidR="00824C87">
        <w:t xml:space="preserve"> a two-stage sequential filtering framework in which news articles </w:t>
      </w:r>
      <w:del w:id="27" w:author="Revision" w:date="2026-08-03T16:12:00Z" w16du:dateUtc="2026-08-03T21:12:00Z">
        <w:r>
          <w:rPr>
            <w:rFonts w:ascii="Arial" w:eastAsia="Arial" w:hAnsi="Arial" w:cs="Arial"/>
          </w:rPr>
          <w:delText xml:space="preserve">are </w:delText>
        </w:r>
      </w:del>
      <w:r w:rsidR="00824C87">
        <w:t xml:space="preserve">first </w:t>
      </w:r>
      <w:del w:id="28" w:author="Revision" w:date="2026-08-03T16:12:00Z" w16du:dateUtc="2026-08-03T21:12:00Z">
        <w:r>
          <w:rPr>
            <w:rFonts w:ascii="Arial" w:eastAsia="Arial" w:hAnsi="Arial" w:cs="Arial"/>
          </w:rPr>
          <w:delText xml:space="preserve">analyzed to identify </w:delText>
        </w:r>
      </w:del>
      <w:ins w:id="29" w:author="Revision" w:date="2026-08-03T16:12:00Z" w16du:dateUtc="2026-08-03T21:12:00Z">
        <w:r w:rsidR="00824C87">
          <w:t xml:space="preserve">nominate a </w:t>
        </w:r>
      </w:ins>
      <w:r w:rsidR="00824C87">
        <w:t xml:space="preserve">candidate </w:t>
      </w:r>
      <w:del w:id="30" w:author="Revision" w:date="2026-08-03T16:12:00Z" w16du:dateUtc="2026-08-03T21:12:00Z">
        <w:r>
          <w:rPr>
            <w:rFonts w:ascii="Arial" w:eastAsia="Arial" w:hAnsi="Arial" w:cs="Arial"/>
          </w:rPr>
          <w:delText>stocks</w:delText>
        </w:r>
      </w:del>
      <w:ins w:id="31" w:author="Revision" w:date="2026-08-03T16:12:00Z" w16du:dateUtc="2026-08-03T21:12:00Z">
        <w:r w:rsidR="00824C87">
          <w:t>stock pool</w:t>
        </w:r>
      </w:ins>
      <w:r w:rsidR="00824C87">
        <w:t xml:space="preserve"> and financial reports </w:t>
      </w:r>
      <w:del w:id="32" w:author="Revision" w:date="2026-08-03T16:12:00Z" w16du:dateUtc="2026-08-03T21:12:00Z">
        <w:r>
          <w:rPr>
            <w:rFonts w:ascii="Arial" w:eastAsia="Arial" w:hAnsi="Arial" w:cs="Arial"/>
          </w:rPr>
          <w:delText>are subsequently used to</w:delText>
        </w:r>
      </w:del>
      <w:ins w:id="33" w:author="Revision" w:date="2026-08-03T16:12:00Z" w16du:dateUtc="2026-08-03T21:12:00Z">
        <w:r w:rsidR="00824C87">
          <w:t>then</w:t>
        </w:r>
      </w:ins>
      <w:r w:rsidR="00824C87">
        <w:t xml:space="preserve"> validate and refine </w:t>
      </w:r>
      <w:del w:id="34" w:author="Revision" w:date="2026-08-03T16:12:00Z" w16du:dateUtc="2026-08-03T21:12:00Z">
        <w:r>
          <w:rPr>
            <w:rFonts w:ascii="Arial" w:eastAsia="Arial" w:hAnsi="Arial" w:cs="Arial"/>
          </w:rPr>
          <w:delText xml:space="preserve">those selections. Using 2,759 </w:delText>
        </w:r>
      </w:del>
      <w:ins w:id="35" w:author="Revision" w:date="2026-08-03T16:12:00Z" w16du:dateUtc="2026-08-03T21:12:00Z">
        <w:r w:rsidR="00824C87">
          <w:t xml:space="preserve">that pool into a final portfolio. Across 2,759 matched </w:t>
        </w:r>
      </w:ins>
      <w:r w:rsidR="00824C87">
        <w:t xml:space="preserve">portfolio runs </w:t>
      </w:r>
      <w:del w:id="36" w:author="Revision" w:date="2026-08-03T16:12:00Z" w16du:dateUtc="2026-08-03T21:12:00Z">
        <w:r>
          <w:rPr>
            <w:rFonts w:ascii="Arial" w:eastAsia="Arial" w:hAnsi="Arial" w:cs="Arial"/>
          </w:rPr>
          <w:delText>across multiple</w:delText>
        </w:r>
      </w:del>
      <w:ins w:id="37" w:author="Revision" w:date="2026-08-03T16:12:00Z" w16du:dateUtc="2026-08-03T21:12:00Z">
        <w:r w:rsidR="00824C87">
          <w:t>spanning three OpenAI</w:t>
        </w:r>
      </w:ins>
      <w:r w:rsidR="00824C87">
        <w:t xml:space="preserve"> models, </w:t>
      </w:r>
      <w:del w:id="38" w:author="Revision" w:date="2026-08-03T16:12:00Z" w16du:dateUtc="2026-08-03T21:12:00Z">
        <w:r>
          <w:rPr>
            <w:rFonts w:ascii="Arial" w:eastAsia="Arial" w:hAnsi="Arial" w:cs="Arial"/>
          </w:rPr>
          <w:delText>temperatures,</w:delText>
        </w:r>
      </w:del>
      <w:ins w:id="39" w:author="Revision" w:date="2026-08-03T16:12:00Z" w16du:dateUtc="2026-08-03T21:12:00Z">
        <w:r w:rsidR="00824C87">
          <w:t>ten</w:t>
        </w:r>
      </w:ins>
      <w:r w:rsidR="00824C87">
        <w:t xml:space="preserve"> filtering configurations, and </w:t>
      </w:r>
      <w:ins w:id="40" w:author="Revision" w:date="2026-08-03T16:12:00Z" w16du:dateUtc="2026-08-03T21:12:00Z">
        <w:r w:rsidR="00824C87">
          <w:t xml:space="preserve">rolling 12-month </w:t>
        </w:r>
      </w:ins>
      <w:r w:rsidR="00824C87">
        <w:t xml:space="preserve">evaluation windows, </w:t>
      </w:r>
      <w:del w:id="41" w:author="Revision" w:date="2026-08-03T16:12:00Z" w16du:dateUtc="2026-08-03T21:12:00Z">
        <w:r>
          <w:rPr>
            <w:rFonts w:ascii="Arial" w:eastAsia="Arial" w:hAnsi="Arial" w:cs="Arial"/>
          </w:rPr>
          <w:delText xml:space="preserve">we find that </w:delText>
        </w:r>
      </w:del>
      <w:ins w:id="42" w:author="Revision" w:date="2026-08-03T16:12:00Z" w16du:dateUtc="2026-08-03T21:12:00Z">
        <w:r w:rsidR="00824C87">
          <w:t xml:space="preserve">moderate two-stage </w:t>
        </w:r>
      </w:ins>
      <w:r w:rsidR="00824C87">
        <w:t xml:space="preserve">filtering </w:t>
      </w:r>
      <w:del w:id="43" w:author="Revision" w:date="2026-08-03T16:12:00Z" w16du:dateUtc="2026-08-03T21:12:00Z">
        <w:r>
          <w:rPr>
            <w:rFonts w:ascii="Arial" w:eastAsia="Arial" w:hAnsi="Arial" w:cs="Arial"/>
          </w:rPr>
          <w:delText xml:space="preserve">that eliminates only a moderate number of companies between stages </w:delText>
        </w:r>
      </w:del>
      <w:r w:rsidR="00824C87">
        <w:t xml:space="preserve">consistently outperforms </w:t>
      </w:r>
      <w:del w:id="44" w:author="Revision" w:date="2026-08-03T16:12:00Z" w16du:dateUtc="2026-08-03T21:12:00Z">
        <w:r>
          <w:rPr>
            <w:rFonts w:ascii="Arial" w:eastAsia="Arial" w:hAnsi="Arial" w:cs="Arial"/>
          </w:rPr>
          <w:delText>both the</w:delText>
        </w:r>
      </w:del>
      <w:ins w:id="45" w:author="Revision" w:date="2026-08-03T16:12:00Z" w16du:dateUtc="2026-08-03T21:12:00Z">
        <w:r w:rsidR="00824C87">
          <w:t>an</w:t>
        </w:r>
      </w:ins>
      <w:r w:rsidR="00824C87">
        <w:t xml:space="preserve"> unfiltered single-pass </w:t>
      </w:r>
      <w:del w:id="46" w:author="Revision" w:date="2026-08-03T16:12:00Z" w16du:dateUtc="2026-08-03T21:12:00Z">
        <w:r>
          <w:rPr>
            <w:rFonts w:ascii="Arial" w:eastAsia="Arial" w:hAnsi="Arial" w:cs="Arial"/>
          </w:rPr>
          <w:delText>methodology and</w:delText>
        </w:r>
      </w:del>
      <w:ins w:id="47" w:author="Revision" w:date="2026-08-03T16:12:00Z" w16du:dateUtc="2026-08-03T21:12:00Z">
        <w:r w:rsidR="00824C87">
          <w:t>baseline given</w:t>
        </w:r>
      </w:ins>
      <w:r w:rsidR="00824C87">
        <w:t xml:space="preserve"> the </w:t>
      </w:r>
      <w:del w:id="48" w:author="Revision" w:date="2026-08-03T16:12:00Z" w16du:dateUtc="2026-08-03T21:12:00Z">
        <w:r>
          <w:rPr>
            <w:rFonts w:ascii="Arial" w:eastAsia="Arial" w:hAnsi="Arial" w:cs="Arial"/>
          </w:rPr>
          <w:delText>S&amp;P 500 benchmark</w:delText>
        </w:r>
      </w:del>
      <w:ins w:id="49" w:author="Revision" w:date="2026-08-03T16:12:00Z" w16du:dateUtc="2026-08-03T21:12:00Z">
        <w:r w:rsidR="00824C87">
          <w:t>same information</w:t>
        </w:r>
      </w:ins>
      <w:r w:rsidR="00824C87">
        <w:t xml:space="preserve">. For the strongest model, GPT-5.1, the best configuration </w:t>
      </w:r>
      <w:del w:id="50" w:author="Revision" w:date="2026-08-03T16:12:00Z" w16du:dateUtc="2026-08-03T21:12:00Z">
        <w:r>
          <w:rPr>
            <w:rFonts w:ascii="Arial" w:eastAsia="Arial" w:hAnsi="Arial" w:cs="Arial"/>
          </w:rPr>
          <w:delText xml:space="preserve">— </w:delText>
        </w:r>
      </w:del>
      <w:ins w:id="51" w:author="Revision" w:date="2026-08-03T16:12:00Z" w16du:dateUtc="2026-08-03T21:12:00Z">
        <w:r w:rsidR="00824C87">
          <w:t>(</w:t>
        </w:r>
      </w:ins>
      <w:r w:rsidR="00824C87">
        <w:t xml:space="preserve">twenty </w:t>
      </w:r>
      <w:del w:id="52" w:author="Revision" w:date="2026-08-03T16:12:00Z" w16du:dateUtc="2026-08-03T21:12:00Z">
        <w:r>
          <w:rPr>
            <w:rFonts w:ascii="Arial" w:eastAsia="Arial" w:hAnsi="Arial" w:cs="Arial"/>
          </w:rPr>
          <w:delText>candidate stocks</w:delText>
        </w:r>
      </w:del>
      <w:ins w:id="53" w:author="Revision" w:date="2026-08-03T16:12:00Z" w16du:dateUtc="2026-08-03T21:12:00Z">
        <w:r w:rsidR="00824C87">
          <w:t>candidates</w:t>
        </w:r>
      </w:ins>
      <w:r w:rsidR="00824C87">
        <w:t xml:space="preserve"> narrowed to </w:t>
      </w:r>
      <w:del w:id="54" w:author="Revision" w:date="2026-08-03T16:12:00Z" w16du:dateUtc="2026-08-03T21:12:00Z">
        <w:r>
          <w:rPr>
            <w:rFonts w:ascii="Arial" w:eastAsia="Arial" w:hAnsi="Arial" w:cs="Arial"/>
          </w:rPr>
          <w:delText>a ten-stock portfolio — achieved the highest</w:delText>
        </w:r>
      </w:del>
      <w:ins w:id="55" w:author="Revision" w:date="2026-08-03T16:12:00Z" w16du:dateUtc="2026-08-03T21:12:00Z">
        <w:r w:rsidR="00824C87">
          <w:t>ten) raised</w:t>
        </w:r>
      </w:ins>
      <w:r w:rsidR="00824C87">
        <w:t xml:space="preserve"> mean ROI </w:t>
      </w:r>
      <w:del w:id="56" w:author="Revision" w:date="2026-08-03T16:12:00Z" w16du:dateUtc="2026-08-03T21:12:00Z">
        <w:r>
          <w:rPr>
            <w:rFonts w:ascii="Arial" w:eastAsia="Arial" w:hAnsi="Arial" w:cs="Arial"/>
          </w:rPr>
          <w:delText>(</w:delText>
        </w:r>
      </w:del>
      <w:ins w:id="57" w:author="Revision" w:date="2026-08-03T16:12:00Z" w16du:dateUtc="2026-08-03T21:12:00Z">
        <w:r w:rsidR="00824C87">
          <w:t xml:space="preserve">from 45.7% to </w:t>
        </w:r>
      </w:ins>
      <w:r w:rsidR="00824C87">
        <w:t>60.6</w:t>
      </w:r>
      <w:del w:id="58" w:author="Revision" w:date="2026-08-03T16:12:00Z" w16du:dateUtc="2026-08-03T21:12:00Z">
        <w:r>
          <w:rPr>
            <w:rFonts w:ascii="Arial" w:eastAsia="Arial" w:hAnsi="Arial" w:cs="Arial"/>
          </w:rPr>
          <w:delText>%)</w:delText>
        </w:r>
      </w:del>
      <w:ins w:id="59" w:author="Revision" w:date="2026-08-03T16:12:00Z" w16du:dateUtc="2026-08-03T21:12:00Z">
        <w:r w:rsidR="00824C87">
          <w:t>%</w:t>
        </w:r>
      </w:ins>
      <w:r w:rsidR="00824C87">
        <w:t xml:space="preserve"> and beat the </w:t>
      </w:r>
      <w:del w:id="60" w:author="Revision" w:date="2026-08-03T16:12:00Z" w16du:dateUtc="2026-08-03T21:12:00Z">
        <w:r>
          <w:rPr>
            <w:rFonts w:ascii="Arial" w:eastAsia="Arial" w:hAnsi="Arial" w:cs="Arial"/>
          </w:rPr>
          <w:delText>unfiltered baseline in 81.5% of matched evaluation windows; other moderately filtered configurations beat that</w:delText>
        </w:r>
      </w:del>
      <w:ins w:id="61" w:author="Revision" w:date="2026-08-03T16:12:00Z" w16du:dateUtc="2026-08-03T21:12:00Z">
        <w:r w:rsidR="00824C87">
          <w:t>matched</w:t>
        </w:r>
      </w:ins>
      <w:r w:rsidR="00824C87">
        <w:t xml:space="preserve"> baseline in </w:t>
      </w:r>
      <w:del w:id="62" w:author="Revision" w:date="2026-08-03T16:12:00Z" w16du:dateUtc="2026-08-03T21:12:00Z">
        <w:r>
          <w:rPr>
            <w:rFonts w:ascii="Arial" w:eastAsia="Arial" w:hAnsi="Arial" w:cs="Arial"/>
          </w:rPr>
          <w:delText>roughly three of every four windows. Across all configurations GPT-5.1 outperformed the S&amp;P 500 in 96.5% of runs. Because the unfiltered baseline also beat the S&amp;P 500, this market advantage reflects model and sector strength; the filtering's specific contribution</w:delText>
        </w:r>
      </w:del>
      <w:ins w:id="63" w:author="Revision" w:date="2026-08-03T16:12:00Z" w16du:dateUtc="2026-08-03T21:12:00Z">
        <w:r w:rsidR="00824C87">
          <w:t>22 of 27 window comparisons (81.5%; exact 95% CI 61.9–93.7%). The effect</w:t>
        </w:r>
      </w:ins>
      <w:r w:rsidR="00824C87">
        <w:t xml:space="preserve"> is </w:t>
      </w:r>
      <w:del w:id="64" w:author="Revision" w:date="2026-08-03T16:12:00Z" w16du:dateUtc="2026-08-03T21:12:00Z">
        <w:r>
          <w:rPr>
            <w:rFonts w:ascii="Arial" w:eastAsia="Arial" w:hAnsi="Arial" w:cs="Arial"/>
          </w:rPr>
          <w:delText>its gain over that baseline — up</w:delText>
        </w:r>
      </w:del>
      <w:ins w:id="65" w:author="Revision" w:date="2026-08-03T16:12:00Z" w16du:dateUtc="2026-08-03T21:12:00Z">
        <w:r w:rsidR="00824C87">
          <w:t>driven primarily by the size of the initial candidate pool: moderate pools of ten</w:t>
        </w:r>
      </w:ins>
      <w:r w:rsidR="00824C87">
        <w:t xml:space="preserve"> to </w:t>
      </w:r>
      <w:del w:id="66" w:author="Revision" w:date="2026-08-03T16:12:00Z" w16du:dateUtc="2026-08-03T21:12:00Z">
        <w:r>
          <w:rPr>
            <w:rFonts w:ascii="Arial" w:eastAsia="Arial" w:hAnsi="Arial" w:cs="Arial"/>
          </w:rPr>
          <w:delText>15 percentage points of additional mean ROI. These findings suggest that</w:delText>
        </w:r>
      </w:del>
      <w:ins w:id="67" w:author="Revision" w:date="2026-08-03T16:12:00Z" w16du:dateUtc="2026-08-03T21:12:00Z">
        <w:r w:rsidR="00824C87">
          <w:t>twenty candidates outperform, while oversized pools degrade performance below the baseline. Filtered portfolios also outperform an equal-weighted portfolio of the eligible universe and random portfolios matched on holding count, whereas the unfiltered baseline does not, indicating selection skill within the sector rather than sector exposure alone. Comparisons against the S&amp;P 500 and sector indices are reported as context; outperformance of the broad index largely reflects the technology-heavy universe. These results indicate that the</w:t>
        </w:r>
      </w:ins>
      <w:r w:rsidR="00824C87">
        <w:t xml:space="preserve"> structural organization of information is a </w:t>
      </w:r>
      <w:del w:id="68" w:author="Revision" w:date="2026-08-03T16:12:00Z" w16du:dateUtc="2026-08-03T21:12:00Z">
        <w:r>
          <w:rPr>
            <w:rFonts w:ascii="Arial" w:eastAsia="Arial" w:hAnsi="Arial" w:cs="Arial"/>
          </w:rPr>
          <w:delText>critical component of</w:delText>
        </w:r>
      </w:del>
      <w:ins w:id="69" w:author="Revision" w:date="2026-08-03T16:12:00Z" w16du:dateUtc="2026-08-03T21:12:00Z">
        <w:r w:rsidR="00824C87">
          <w:t>first-class design variable for</w:t>
        </w:r>
      </w:ins>
      <w:r w:rsidR="00824C87">
        <w:t xml:space="preserve"> LLM-based investment systems</w:t>
      </w:r>
      <w:del w:id="70" w:author="Revision" w:date="2026-08-03T16:12:00Z" w16du:dateUtc="2026-08-03T21:12:00Z">
        <w:r>
          <w:rPr>
            <w:rFonts w:ascii="Arial" w:eastAsia="Arial" w:hAnsi="Arial" w:cs="Arial"/>
          </w:rPr>
          <w:delText xml:space="preserve"> and can significantly improve long-term investment performance</w:delText>
        </w:r>
      </w:del>
      <w:r w:rsidR="00824C87">
        <w:t>.</w:t>
      </w:r>
    </w:p>
    <w:p w14:paraId="2D41EA3C" w14:textId="77777777" w:rsidR="00557FAC" w:rsidRDefault="00824C87">
      <w:pPr>
        <w:spacing w:before="40" w:after="40"/>
        <w:jc w:val="both"/>
      </w:pPr>
      <w:r>
        <w:rPr>
          <w:rPrChange w:id="71" w:author="Revision" w:date="2026-08-03T16:12:00Z" w16du:dateUtc="2026-08-03T21:12:00Z">
            <w:rPr>
              <w:b/>
            </w:rPr>
          </w:rPrChange>
        </w:rPr>
        <w:t xml:space="preserve">Keywords: </w:t>
      </w:r>
      <w:r>
        <w:t xml:space="preserve">large language models, investment strategy, two-stage filtering, portfolio construction, financial news analysis, </w:t>
      </w:r>
      <w:del w:id="72" w:author="Revision" w:date="2026-08-03T16:12:00Z" w16du:dateUtc="2026-08-03T21:12:00Z">
        <w:r w:rsidR="00E03B58">
          <w:delText>GPT-5.1</w:delText>
        </w:r>
      </w:del>
      <w:ins w:id="73" w:author="Revision" w:date="2026-08-03T16:12:00Z" w16du:dateUtc="2026-08-03T21:12:00Z">
        <w:r>
          <w:t>information structuring</w:t>
        </w:r>
      </w:ins>
    </w:p>
    <w:p w14:paraId="54C3CACD" w14:textId="77777777" w:rsidR="00557FAC" w:rsidRDefault="00557FAC">
      <w:pPr>
        <w:sectPr w:rsidR="00557FAC">
          <w:type w:val="continuous"/>
          <w:pgSz w:w="12240" w:h="15840"/>
          <w:pgMar w:top="1080" w:right="1080" w:bottom="1080" w:left="1080" w:header="708" w:footer="708" w:gutter="0"/>
          <w:cols w:space="720"/>
        </w:sectPr>
      </w:pPr>
    </w:p>
    <w:p w14:paraId="7647ED7D" w14:textId="77777777" w:rsidR="00557FAC" w:rsidRDefault="00824C87">
      <w:pPr>
        <w:pStyle w:val="Heading1"/>
        <w:keepNext/>
        <w:keepLines/>
        <w:pPrChange w:id="74" w:author="Revision" w:date="2026-08-03T16:12:00Z" w16du:dateUtc="2026-08-03T21:12:00Z">
          <w:pPr>
            <w:pStyle w:val="Heading1"/>
          </w:pPr>
        </w:pPrChange>
      </w:pPr>
      <w:r>
        <w:t>Introduction</w:t>
      </w:r>
    </w:p>
    <w:p w14:paraId="406EDE81" w14:textId="77777777" w:rsidR="00557FAC" w:rsidRDefault="00824C87">
      <w:pPr>
        <w:pStyle w:val="Heading2"/>
        <w:keepNext/>
        <w:keepLines/>
        <w:pPrChange w:id="75" w:author="Revision" w:date="2026-08-03T16:12:00Z" w16du:dateUtc="2026-08-03T21:12:00Z">
          <w:pPr>
            <w:pStyle w:val="Heading2"/>
          </w:pPr>
        </w:pPrChange>
      </w:pPr>
      <w:r>
        <w:t>Background and Context</w:t>
      </w:r>
    </w:p>
    <w:p w14:paraId="785ACBB5" w14:textId="77777777" w:rsidR="00557FAC" w:rsidRDefault="00824C87">
      <w:pPr>
        <w:spacing w:before="40" w:after="40"/>
        <w:jc w:val="both"/>
      </w:pPr>
      <w:r>
        <w:t>Robust financial analysis requires integrating qualitative sentiment—extracted from earnings reports and news sources—with quantitative metrics such as historical price, volume, and risk profiles</w:t>
      </w:r>
      <w:r>
        <w:rPr>
          <w:vertAlign w:val="superscript"/>
        </w:rPr>
        <w:t>1</w:t>
      </w:r>
      <w:ins w:id="76" w:author="Revision" w:date="2026-08-03T16:12:00Z" w16du:dateUtc="2026-08-03T21:12:00Z">
        <w:r>
          <w:rPr>
            <w:vertAlign w:val="superscript"/>
          </w:rPr>
          <w:t>,2</w:t>
        </w:r>
      </w:ins>
      <w:r>
        <w:t xml:space="preserve">. Capitalizing on their natural language understanding capabilities, LLMs are increasingly applied to financial markets to generate directional signals—buy, hold, or sell recommendations—by synthesizing information from news, earnings reports, and regulatory </w:t>
      </w:r>
      <w:del w:id="77" w:author="Revision" w:date="2026-08-03T16:12:00Z" w16du:dateUtc="2026-08-03T21:12:00Z">
        <w:r w:rsidR="00E03B58">
          <w:rPr>
            <w:rFonts w:ascii="Arial" w:eastAsia="Arial" w:hAnsi="Arial" w:cs="Arial"/>
          </w:rPr>
          <w:delText>filings</w:delText>
        </w:r>
        <w:r w:rsidR="00E03B58">
          <w:rPr>
            <w:rFonts w:ascii="Arial" w:eastAsia="Arial" w:hAnsi="Arial" w:cs="Arial"/>
            <w:vertAlign w:val="superscript"/>
          </w:rPr>
          <w:delText>2,3</w:delText>
        </w:r>
      </w:del>
      <w:ins w:id="78" w:author="Revision" w:date="2026-08-03T16:12:00Z" w16du:dateUtc="2026-08-03T21:12:00Z">
        <w:r>
          <w:t>filings</w:t>
        </w:r>
        <w:r>
          <w:rPr>
            <w:vertAlign w:val="superscript"/>
          </w:rPr>
          <w:t>3</w:t>
        </w:r>
      </w:ins>
      <w:r>
        <w:rPr>
          <w:vertAlign w:val="superscript"/>
        </w:rPr>
        <w:t>,4</w:t>
      </w:r>
      <w:ins w:id="79" w:author="Revision" w:date="2026-08-03T16:12:00Z" w16du:dateUtc="2026-08-03T21:12:00Z">
        <w:r>
          <w:rPr>
            <w:vertAlign w:val="superscript"/>
          </w:rPr>
          <w:t>,5</w:t>
        </w:r>
      </w:ins>
      <w:r>
        <w:t>.</w:t>
      </w:r>
    </w:p>
    <w:p w14:paraId="4E45DE95" w14:textId="77777777" w:rsidR="00557FAC" w:rsidRDefault="00824C87">
      <w:pPr>
        <w:spacing w:before="40" w:after="40"/>
        <w:jc w:val="both"/>
      </w:pPr>
      <w:r>
        <w:t xml:space="preserve">The bulk of existing LLM-based investment research focuses on short-term trading horizons—high-frequency trading or single-day price </w:t>
      </w:r>
      <w:del w:id="80" w:author="Revision" w:date="2026-08-03T16:12:00Z" w16du:dateUtc="2026-08-03T21:12:00Z">
        <w:r w:rsidR="00E03B58">
          <w:rPr>
            <w:rFonts w:ascii="Arial" w:eastAsia="Arial" w:hAnsi="Arial" w:cs="Arial"/>
          </w:rPr>
          <w:delText>prediction</w:delText>
        </w:r>
        <w:r w:rsidR="00E03B58">
          <w:rPr>
            <w:rFonts w:ascii="Arial" w:eastAsia="Arial" w:hAnsi="Arial" w:cs="Arial"/>
            <w:vertAlign w:val="superscript"/>
          </w:rPr>
          <w:delText>2,3</w:delText>
        </w:r>
      </w:del>
      <w:ins w:id="81" w:author="Revision" w:date="2026-08-03T16:12:00Z" w16du:dateUtc="2026-08-03T21:12:00Z">
        <w:r>
          <w:t>prediction</w:t>
        </w:r>
        <w:r>
          <w:rPr>
            <w:vertAlign w:val="superscript"/>
          </w:rPr>
          <w:t>3</w:t>
        </w:r>
      </w:ins>
      <w:r>
        <w:rPr>
          <w:vertAlign w:val="superscript"/>
        </w:rPr>
        <w:t>,4</w:t>
      </w:r>
      <w:ins w:id="82" w:author="Revision" w:date="2026-08-03T16:12:00Z" w16du:dateUtc="2026-08-03T21:12:00Z">
        <w:r>
          <w:rPr>
            <w:vertAlign w:val="superscript"/>
          </w:rPr>
          <w:t>,6</w:t>
        </w:r>
      </w:ins>
      <w:r>
        <w:t xml:space="preserve">. A growing subset of work has begun exploring longer </w:t>
      </w:r>
      <w:del w:id="83" w:author="Revision" w:date="2026-08-03T16:12:00Z" w16du:dateUtc="2026-08-03T21:12:00Z">
        <w:r w:rsidR="00E03B58">
          <w:rPr>
            <w:rFonts w:ascii="Arial" w:eastAsia="Arial" w:hAnsi="Arial" w:cs="Arial"/>
          </w:rPr>
          <w:delText>horizons</w:delText>
        </w:r>
        <w:r w:rsidR="00E03B58">
          <w:rPr>
            <w:rFonts w:ascii="Arial" w:eastAsia="Arial" w:hAnsi="Arial" w:cs="Arial"/>
            <w:vertAlign w:val="superscript"/>
          </w:rPr>
          <w:delText>5,6</w:delText>
        </w:r>
      </w:del>
      <w:ins w:id="84" w:author="Revision" w:date="2026-08-03T16:12:00Z" w16du:dateUtc="2026-08-03T21:12:00Z">
        <w:r>
          <w:t>horizons</w:t>
        </w:r>
        <w:r>
          <w:rPr>
            <w:vertAlign w:val="superscript"/>
          </w:rPr>
          <w:t>6,7</w:t>
        </w:r>
      </w:ins>
      <w:r>
        <w:t xml:space="preserve">, but this literature remains limited in scope: most studies do not guard against lookahead bias by restricting the model to information available at the simulated investment date, and few target holding periods exceeding one quarter. Long-term investing, by contrast, demands sustained reasoning over extended horizons—a domain traditionally reserved for human analysts who synthesize broad macroeconomic insights, qualitative judgment, and multi-year strategic </w:t>
      </w:r>
      <w:del w:id="85" w:author="Revision" w:date="2026-08-03T16:12:00Z" w16du:dateUtc="2026-08-03T21:12:00Z">
        <w:r w:rsidR="00E03B58">
          <w:rPr>
            <w:rFonts w:ascii="Arial" w:eastAsia="Arial" w:hAnsi="Arial" w:cs="Arial"/>
          </w:rPr>
          <w:delText>perspectives</w:delText>
        </w:r>
        <w:r w:rsidR="00E03B58">
          <w:rPr>
            <w:rFonts w:ascii="Arial" w:eastAsia="Arial" w:hAnsi="Arial" w:cs="Arial"/>
            <w:vertAlign w:val="superscript"/>
          </w:rPr>
          <w:delText>5</w:delText>
        </w:r>
        <w:r w:rsidR="00E03B58">
          <w:rPr>
            <w:rFonts w:ascii="Arial" w:eastAsia="Arial" w:hAnsi="Arial" w:cs="Arial"/>
          </w:rPr>
          <w:delText>.</w:delText>
        </w:r>
      </w:del>
      <w:ins w:id="86" w:author="Revision" w:date="2026-08-03T16:12:00Z" w16du:dateUtc="2026-08-03T21:12:00Z">
        <w:r>
          <w:t>perspectives</w:t>
        </w:r>
        <w:r>
          <w:rPr>
            <w:vertAlign w:val="superscript"/>
          </w:rPr>
          <w:t>6</w:t>
        </w:r>
        <w:r>
          <w:t>.</w:t>
        </w:r>
      </w:ins>
      <w:r>
        <w:t xml:space="preserve"> This gap motivates the present work: we investigate whether a structured LLM pipeline can generate reliable investment strategies over 12-month holding periods under </w:t>
      </w:r>
      <w:del w:id="87" w:author="Revision" w:date="2026-08-03T16:12:00Z" w16du:dateUtc="2026-08-03T21:12:00Z">
        <w:r w:rsidR="00E03B58">
          <w:rPr>
            <w:rFonts w:ascii="Arial" w:eastAsia="Arial" w:hAnsi="Arial" w:cs="Arial"/>
          </w:rPr>
          <w:delText xml:space="preserve">conditions </w:delText>
        </w:r>
      </w:del>
      <w:r>
        <w:t xml:space="preserve">a </w:t>
      </w:r>
      <w:del w:id="88" w:author="Revision" w:date="2026-08-03T16:12:00Z" w16du:dateUtc="2026-08-03T21:12:00Z">
        <w:r w:rsidR="00E03B58">
          <w:rPr>
            <w:rFonts w:ascii="Arial" w:eastAsia="Arial" w:hAnsi="Arial" w:cs="Arial"/>
          </w:rPr>
          <w:delText>real investor could reproduce, using</w:delText>
        </w:r>
      </w:del>
      <w:ins w:id="89" w:author="Revision" w:date="2026-08-03T16:12:00Z" w16du:dateUtc="2026-08-03T21:12:00Z">
        <w:r>
          <w:t>forward-usable protocol: every decision uses</w:t>
        </w:r>
      </w:ins>
      <w:r>
        <w:t xml:space="preserve"> only information available at </w:t>
      </w:r>
      <w:del w:id="90" w:author="Revision" w:date="2026-08-03T16:12:00Z" w16du:dateUtc="2026-08-03T21:12:00Z">
        <w:r w:rsidR="00E03B58">
          <w:rPr>
            <w:rFonts w:ascii="Arial" w:eastAsia="Arial" w:hAnsi="Arial" w:cs="Arial"/>
          </w:rPr>
          <w:delText>the time of each</w:delText>
        </w:r>
      </w:del>
      <w:ins w:id="91" w:author="Revision" w:date="2026-08-03T16:12:00Z" w16du:dateUtc="2026-08-03T21:12:00Z">
        <w:r>
          <w:t>that</w:t>
        </w:r>
      </w:ins>
      <w:r>
        <w:t xml:space="preserve"> decision </w:t>
      </w:r>
      <w:del w:id="92" w:author="Revision" w:date="2026-08-03T16:12:00Z" w16du:dateUtc="2026-08-03T21:12:00Z">
        <w:r w:rsidR="00E03B58">
          <w:rPr>
            <w:rFonts w:ascii="Arial" w:eastAsia="Arial" w:hAnsi="Arial" w:cs="Arial"/>
          </w:rPr>
          <w:delText>and avoiding any</w:delText>
        </w:r>
      </w:del>
      <w:ins w:id="93" w:author="Revision" w:date="2026-08-03T16:12:00Z" w16du:dateUtc="2026-08-03T21:12:00Z">
        <w:r>
          <w:t>date, with no</w:t>
        </w:r>
      </w:ins>
      <w:r>
        <w:t xml:space="preserve"> look-ahead into future data</w:t>
      </w:r>
      <w:ins w:id="94" w:author="Revision" w:date="2026-08-03T16:12:00Z" w16du:dateUtc="2026-08-03T21:12:00Z">
        <w:r>
          <w:t>. The models themselves postdate the earliest simulated decision dates, so it is the protocol, not the specific model, that transfers</w:t>
        </w:r>
      </w:ins>
      <w:r>
        <w:t>.</w:t>
      </w:r>
    </w:p>
    <w:p w14:paraId="6978CF78" w14:textId="77777777" w:rsidR="00557FAC" w:rsidRDefault="00824C87">
      <w:pPr>
        <w:spacing w:before="40" w:after="40"/>
        <w:jc w:val="both"/>
      </w:pPr>
      <w:r>
        <w:t xml:space="preserve">Large language models have emerged as transformative tools in finance. Their capacity for </w:t>
      </w:r>
      <w:del w:id="95" w:author="Revision" w:date="2026-08-03T16:12:00Z" w16du:dateUtc="2026-08-03T21:12:00Z">
        <w:r w:rsidR="00E03B58">
          <w:rPr>
            <w:rFonts w:ascii="Arial" w:eastAsia="Arial" w:hAnsi="Arial" w:cs="Arial"/>
          </w:rPr>
          <w:delText>summarization</w:delText>
        </w:r>
        <w:r w:rsidR="00E03B58">
          <w:rPr>
            <w:rFonts w:ascii="Arial" w:eastAsia="Arial" w:hAnsi="Arial" w:cs="Arial"/>
            <w:vertAlign w:val="superscript"/>
          </w:rPr>
          <w:delText>9</w:delText>
        </w:r>
      </w:del>
      <w:ins w:id="96" w:author="Revision" w:date="2026-08-03T16:12:00Z" w16du:dateUtc="2026-08-03T21:12:00Z">
        <w:r>
          <w:t>summarization</w:t>
        </w:r>
        <w:r>
          <w:rPr>
            <w:vertAlign w:val="superscript"/>
          </w:rPr>
          <w:t>8</w:t>
        </w:r>
      </w:ins>
      <w:r>
        <w:t>, information extraction, and natural language generation suits applications such as market trend monitoring, risk factor identification, and investment decision support</w:t>
      </w:r>
      <w:r>
        <w:rPr>
          <w:vertAlign w:val="superscript"/>
        </w:rPr>
        <w:t>1</w:t>
      </w:r>
      <w:ins w:id="97" w:author="Revision" w:date="2026-08-03T16:12:00Z" w16du:dateUtc="2026-08-03T21:12:00Z">
        <w:r>
          <w:rPr>
            <w:vertAlign w:val="superscript"/>
          </w:rPr>
          <w:t>,2</w:t>
        </w:r>
      </w:ins>
      <w:r>
        <w:t xml:space="preserve">. As LLMs have scaled, their ability to process complex, heterogeneous financial datasets has grown </w:t>
      </w:r>
      <w:del w:id="98" w:author="Revision" w:date="2026-08-03T16:12:00Z" w16du:dateUtc="2026-08-03T21:12:00Z">
        <w:r w:rsidR="00E03B58">
          <w:rPr>
            <w:rFonts w:ascii="Arial" w:eastAsia="Arial" w:hAnsi="Arial" w:cs="Arial"/>
          </w:rPr>
          <w:delText>substantially</w:delText>
        </w:r>
        <w:r w:rsidR="00E03B58">
          <w:rPr>
            <w:rFonts w:ascii="Arial" w:eastAsia="Arial" w:hAnsi="Arial" w:cs="Arial"/>
            <w:vertAlign w:val="superscript"/>
          </w:rPr>
          <w:delText>2</w:delText>
        </w:r>
      </w:del>
      <w:ins w:id="99" w:author="Revision" w:date="2026-08-03T16:12:00Z" w16du:dateUtc="2026-08-03T21:12:00Z">
        <w:r>
          <w:t>substantially</w:t>
        </w:r>
        <w:r>
          <w:rPr>
            <w:vertAlign w:val="superscript"/>
          </w:rPr>
          <w:t>1,9</w:t>
        </w:r>
      </w:ins>
      <w:r>
        <w:t>, but this capability brings interpretability challenges: model opacity makes it difficult to audit whether outputs reflect genuine financial reasoning or spurious correlations from pre-</w:t>
      </w:r>
      <w:del w:id="100" w:author="Revision" w:date="2026-08-03T16:12:00Z" w16du:dateUtc="2026-08-03T21:12:00Z">
        <w:r w:rsidR="00E03B58">
          <w:rPr>
            <w:rFonts w:ascii="Arial" w:eastAsia="Arial" w:hAnsi="Arial" w:cs="Arial"/>
          </w:rPr>
          <w:delText>training</w:delText>
        </w:r>
        <w:r w:rsidR="00E03B58">
          <w:rPr>
            <w:rFonts w:ascii="Arial" w:eastAsia="Arial" w:hAnsi="Arial" w:cs="Arial"/>
            <w:vertAlign w:val="superscript"/>
          </w:rPr>
          <w:delText>5</w:delText>
        </w:r>
        <w:r w:rsidR="00E03B58">
          <w:rPr>
            <w:rFonts w:ascii="Arial" w:eastAsia="Arial" w:hAnsi="Arial" w:cs="Arial"/>
          </w:rPr>
          <w:delText>.</w:delText>
        </w:r>
      </w:del>
      <w:ins w:id="101" w:author="Revision" w:date="2026-08-03T16:12:00Z" w16du:dateUtc="2026-08-03T21:12:00Z">
        <w:r>
          <w:t>training</w:t>
        </w:r>
        <w:r>
          <w:rPr>
            <w:vertAlign w:val="superscript"/>
          </w:rPr>
          <w:t>10,11</w:t>
        </w:r>
        <w:r>
          <w:t>.</w:t>
        </w:r>
      </w:ins>
      <w:r>
        <w:t xml:space="preserve"> Because undetected biases can propagate into consequential financial </w:t>
      </w:r>
      <w:del w:id="102" w:author="Revision" w:date="2026-08-03T16:12:00Z" w16du:dateUtc="2026-08-03T21:12:00Z">
        <w:r w:rsidR="00E03B58">
          <w:rPr>
            <w:rFonts w:ascii="Arial" w:eastAsia="Arial" w:hAnsi="Arial" w:cs="Arial"/>
          </w:rPr>
          <w:delText>decisions</w:delText>
        </w:r>
        <w:r w:rsidR="00E03B58">
          <w:rPr>
            <w:rFonts w:ascii="Arial" w:eastAsia="Arial" w:hAnsi="Arial" w:cs="Arial"/>
            <w:vertAlign w:val="superscript"/>
          </w:rPr>
          <w:delText>7</w:delText>
        </w:r>
      </w:del>
      <w:ins w:id="103" w:author="Revision" w:date="2026-08-03T16:12:00Z" w16du:dateUtc="2026-08-03T21:12:00Z">
        <w:r>
          <w:t>decisions</w:t>
        </w:r>
        <w:r>
          <w:rPr>
            <w:vertAlign w:val="superscript"/>
          </w:rPr>
          <w:t>10,12</w:t>
        </w:r>
      </w:ins>
      <w:r>
        <w:t xml:space="preserve">, realizing the potential of LLMs in financial analysis depends on clear, principled deployment </w:t>
      </w:r>
      <w:del w:id="104" w:author="Revision" w:date="2026-08-03T16:12:00Z" w16du:dateUtc="2026-08-03T21:12:00Z">
        <w:r w:rsidR="00E03B58">
          <w:rPr>
            <w:rFonts w:ascii="Arial" w:eastAsia="Arial" w:hAnsi="Arial" w:cs="Arial"/>
          </w:rPr>
          <w:delText>frameworks</w:delText>
        </w:r>
        <w:r w:rsidR="00E03B58">
          <w:rPr>
            <w:rFonts w:ascii="Arial" w:eastAsia="Arial" w:hAnsi="Arial" w:cs="Arial"/>
            <w:vertAlign w:val="superscript"/>
          </w:rPr>
          <w:delText>8</w:delText>
        </w:r>
      </w:del>
      <w:ins w:id="105" w:author="Revision" w:date="2026-08-03T16:12:00Z" w16du:dateUtc="2026-08-03T21:12:00Z">
        <w:r>
          <w:t>frameworks</w:t>
        </w:r>
        <w:r>
          <w:rPr>
            <w:vertAlign w:val="superscript"/>
          </w:rPr>
          <w:t>1,13</w:t>
        </w:r>
      </w:ins>
      <w:r>
        <w:t>.</w:t>
      </w:r>
    </w:p>
    <w:p w14:paraId="5ABC2A86" w14:textId="77777777" w:rsidR="00557FAC" w:rsidRDefault="00824C87">
      <w:pPr>
        <w:pStyle w:val="Heading3"/>
        <w:keepNext/>
        <w:keepLines/>
        <w:spacing w:before="140" w:after="50"/>
        <w:pPrChange w:id="106" w:author="Revision" w:date="2026-08-03T16:12:00Z" w16du:dateUtc="2026-08-03T21:12:00Z">
          <w:pPr>
            <w:pStyle w:val="Heading3"/>
            <w:spacing w:before="140" w:after="50"/>
          </w:pPr>
        </w:pPrChange>
      </w:pPr>
      <w:r>
        <w:t>Large Language Models in Financial Forecasting</w:t>
      </w:r>
    </w:p>
    <w:p w14:paraId="7FB84126" w14:textId="77777777" w:rsidR="00557FAC" w:rsidRDefault="00824C87">
      <w:pPr>
        <w:spacing w:before="40" w:after="40"/>
        <w:jc w:val="both"/>
      </w:pPr>
      <w:r>
        <w:rPr>
          <w:rPrChange w:id="107" w:author="Revision" w:date="2026-08-03T16:12:00Z" w16du:dateUtc="2026-08-03T21:12:00Z">
            <w:rPr>
              <w:highlight w:val="white"/>
            </w:rPr>
          </w:rPrChange>
        </w:rPr>
        <w:t>Existing research</w:t>
      </w:r>
      <w:del w:id="108" w:author="Revision" w:date="2026-08-03T16:12:00Z" w16du:dateUtc="2026-08-03T21:12:00Z">
        <w:r w:rsidR="00E03B58">
          <w:rPr>
            <w:rFonts w:ascii="Arial" w:eastAsia="Arial" w:hAnsi="Arial" w:cs="Arial"/>
            <w:highlight w:val="white"/>
          </w:rPr>
          <w:delText xml:space="preserve"> work</w:delText>
        </w:r>
      </w:del>
      <w:r>
        <w:rPr>
          <w:rPrChange w:id="109" w:author="Revision" w:date="2026-08-03T16:12:00Z" w16du:dateUtc="2026-08-03T21:12:00Z">
            <w:rPr>
              <w:highlight w:val="white"/>
            </w:rPr>
          </w:rPrChange>
        </w:rPr>
        <w:t xml:space="preserve"> has demonstrated the proficiency of LLMs in synthesizing heterogeneous financial data to extract predictive market </w:t>
      </w:r>
      <w:del w:id="110" w:author="Revision" w:date="2026-08-03T16:12:00Z" w16du:dateUtc="2026-08-03T21:12:00Z">
        <w:r w:rsidR="00E03B58">
          <w:rPr>
            <w:rFonts w:ascii="Arial" w:eastAsia="Arial" w:hAnsi="Arial" w:cs="Arial"/>
            <w:highlight w:val="white"/>
          </w:rPr>
          <w:delText>signals</w:delText>
        </w:r>
        <w:r w:rsidR="00E03B58">
          <w:rPr>
            <w:rFonts w:ascii="Arial" w:eastAsia="Arial" w:hAnsi="Arial" w:cs="Arial"/>
            <w:vertAlign w:val="superscript"/>
          </w:rPr>
          <w:delText>10,11,12</w:delText>
        </w:r>
        <w:r w:rsidR="00E03B58">
          <w:rPr>
            <w:rFonts w:ascii="Arial" w:eastAsia="Arial" w:hAnsi="Arial" w:cs="Arial"/>
          </w:rPr>
          <w:delText>.</w:delText>
        </w:r>
      </w:del>
      <w:ins w:id="111" w:author="Revision" w:date="2026-08-03T16:12:00Z" w16du:dateUtc="2026-08-03T21:12:00Z">
        <w:r>
          <w:t>signals</w:t>
        </w:r>
        <w:r>
          <w:rPr>
            <w:vertAlign w:val="superscript"/>
          </w:rPr>
          <w:t>3,5,14</w:t>
        </w:r>
        <w:r>
          <w:t>.</w:t>
        </w:r>
      </w:ins>
      <w:r>
        <w:t xml:space="preserve"> Studies integrating LLMs with conventional forecasting techniques reported improved predictive accuracy, attributed to the models’ ability to capture nuanced relationships between news sentiment and price </w:t>
      </w:r>
      <w:del w:id="112" w:author="Revision" w:date="2026-08-03T16:12:00Z" w16du:dateUtc="2026-08-03T21:12:00Z">
        <w:r w:rsidR="00E03B58">
          <w:rPr>
            <w:rFonts w:ascii="Arial" w:eastAsia="Arial" w:hAnsi="Arial" w:cs="Arial"/>
          </w:rPr>
          <w:delText>movements</w:delText>
        </w:r>
        <w:r w:rsidR="00E03B58">
          <w:rPr>
            <w:rFonts w:ascii="Arial" w:eastAsia="Arial" w:hAnsi="Arial" w:cs="Arial"/>
            <w:vertAlign w:val="superscript"/>
          </w:rPr>
          <w:delText>13</w:delText>
        </w:r>
      </w:del>
      <w:ins w:id="113" w:author="Revision" w:date="2026-08-03T16:12:00Z" w16du:dateUtc="2026-08-03T21:12:00Z">
        <w:r>
          <w:t>movements</w:t>
        </w:r>
        <w:r>
          <w:rPr>
            <w:vertAlign w:val="superscript"/>
          </w:rPr>
          <w:t>3</w:t>
        </w:r>
      </w:ins>
      <w:r>
        <w:rPr>
          <w:vertAlign w:val="superscript"/>
        </w:rPr>
        <w:t>,14,15</w:t>
      </w:r>
      <w:r>
        <w:t xml:space="preserve">. A complementary line of work combines document embeddings with LLM-generated representations to construct richer proxies for investor sentiment and macroeconomic </w:t>
      </w:r>
      <w:del w:id="114" w:author="Revision" w:date="2026-08-03T16:12:00Z" w16du:dateUtc="2026-08-03T21:12:00Z">
        <w:r w:rsidR="00E03B58">
          <w:rPr>
            <w:rFonts w:ascii="Arial" w:eastAsia="Arial" w:hAnsi="Arial" w:cs="Arial"/>
          </w:rPr>
          <w:delText>conditions</w:delText>
        </w:r>
        <w:r w:rsidR="00E03B58">
          <w:rPr>
            <w:rFonts w:ascii="Arial" w:eastAsia="Arial" w:hAnsi="Arial" w:cs="Arial"/>
            <w:vertAlign w:val="superscript"/>
          </w:rPr>
          <w:delText>10,11</w:delText>
        </w:r>
        <w:r w:rsidR="00E03B58">
          <w:rPr>
            <w:rFonts w:ascii="Arial" w:eastAsia="Arial" w:hAnsi="Arial" w:cs="Arial"/>
          </w:rPr>
          <w:delText>.</w:delText>
        </w:r>
      </w:del>
      <w:ins w:id="115" w:author="Revision" w:date="2026-08-03T16:12:00Z" w16du:dateUtc="2026-08-03T21:12:00Z">
        <w:r>
          <w:t>conditions</w:t>
        </w:r>
        <w:r>
          <w:rPr>
            <w:vertAlign w:val="superscript"/>
          </w:rPr>
          <w:t>14,16</w:t>
        </w:r>
        <w:r>
          <w:t>.</w:t>
        </w:r>
      </w:ins>
      <w:r>
        <w:t xml:space="preserve"> By automating the extraction of financially relevant signals from unstructured text, LLMs reduce the manual overhead of information processing and enable more scalable financial modeling </w:t>
      </w:r>
      <w:del w:id="116" w:author="Revision" w:date="2026-08-03T16:12:00Z" w16du:dateUtc="2026-08-03T21:12:00Z">
        <w:r w:rsidR="00E03B58">
          <w:rPr>
            <w:rFonts w:ascii="Arial" w:eastAsia="Arial" w:hAnsi="Arial" w:cs="Arial"/>
          </w:rPr>
          <w:delText>pipelines</w:delText>
        </w:r>
        <w:r w:rsidR="00E03B58">
          <w:rPr>
            <w:rFonts w:ascii="Arial" w:eastAsia="Arial" w:hAnsi="Arial" w:cs="Arial"/>
            <w:vertAlign w:val="superscript"/>
          </w:rPr>
          <w:delText>12,13</w:delText>
        </w:r>
        <w:r w:rsidR="00E03B58">
          <w:rPr>
            <w:rFonts w:ascii="Arial" w:eastAsia="Arial" w:hAnsi="Arial" w:cs="Arial"/>
          </w:rPr>
          <w:delText>. Researchers have further combined LLMs with established quantitative frameworks—for example, integrating LLM-generated sentiment scores with LSTM networks and Black-Litterman portfolio optimization models—and report performance improvements over conventional approaches alone</w:delText>
        </w:r>
      </w:del>
      <w:ins w:id="117" w:author="Revision" w:date="2026-08-03T16:12:00Z" w16du:dateUtc="2026-08-03T21:12:00Z">
        <w:r>
          <w:t>pipelines</w:t>
        </w:r>
        <w:r>
          <w:rPr>
            <w:vertAlign w:val="superscript"/>
          </w:rPr>
          <w:t>14,16</w:t>
        </w:r>
      </w:ins>
      <w:r>
        <w:t>.</w:t>
      </w:r>
    </w:p>
    <w:p w14:paraId="5AA85347" w14:textId="77777777" w:rsidR="00557FAC" w:rsidRDefault="00824C87">
      <w:pPr>
        <w:pStyle w:val="Heading3"/>
        <w:keepNext/>
        <w:keepLines/>
        <w:spacing w:before="140" w:after="50"/>
        <w:pPrChange w:id="118" w:author="Revision" w:date="2026-08-03T16:12:00Z" w16du:dateUtc="2026-08-03T21:12:00Z">
          <w:pPr>
            <w:pStyle w:val="Heading3"/>
            <w:spacing w:before="140" w:after="50"/>
          </w:pPr>
        </w:pPrChange>
      </w:pPr>
      <w:r>
        <w:t>Multi-Agent LLM Systems for Trading</w:t>
      </w:r>
    </w:p>
    <w:p w14:paraId="068FAA08" w14:textId="77777777" w:rsidR="00557FAC" w:rsidRDefault="00824C87">
      <w:pPr>
        <w:spacing w:before="40" w:after="40"/>
        <w:jc w:val="both"/>
      </w:pPr>
      <w:r>
        <w:t xml:space="preserve">Beyond single-model deployments, LLMs are increasingly employed as components of multi-agent trading systems, in which specialized agents interact to simulate market dynamics and refine portfolio </w:t>
      </w:r>
      <w:del w:id="119" w:author="Revision" w:date="2026-08-03T16:12:00Z" w16du:dateUtc="2026-08-03T21:12:00Z">
        <w:r w:rsidR="00E03B58">
          <w:rPr>
            <w:rFonts w:ascii="Arial" w:eastAsia="Arial" w:hAnsi="Arial" w:cs="Arial"/>
          </w:rPr>
          <w:delText>strategies</w:delText>
        </w:r>
        <w:r w:rsidR="00E03B58">
          <w:rPr>
            <w:rFonts w:ascii="Arial" w:eastAsia="Arial" w:hAnsi="Arial" w:cs="Arial"/>
            <w:vertAlign w:val="superscript"/>
          </w:rPr>
          <w:delText>16</w:delText>
        </w:r>
      </w:del>
      <w:ins w:id="120" w:author="Revision" w:date="2026-08-03T16:12:00Z" w16du:dateUtc="2026-08-03T21:12:00Z">
        <w:r>
          <w:t>strategies</w:t>
        </w:r>
        <w:r>
          <w:rPr>
            <w:vertAlign w:val="superscript"/>
          </w:rPr>
          <w:t>4</w:t>
        </w:r>
      </w:ins>
      <w:r>
        <w:rPr>
          <w:vertAlign w:val="superscript"/>
        </w:rPr>
        <w:t>,17,18,19</w:t>
      </w:r>
      <w:r>
        <w:t>. Such systems incorporate layered memory architectures and role-differentiated agent designs, enabling individual agents to retain relevant historical context and adapt their behavior as market conditions evolve</w:t>
      </w:r>
      <w:r>
        <w:rPr>
          <w:vertAlign w:val="superscript"/>
        </w:rPr>
        <w:t>20,21</w:t>
      </w:r>
      <w:r>
        <w:t xml:space="preserve">. Empirical evidence indicates that multi-agent configurations frequently outperform single-agent baselines, as the diversity of strategies across agents reduces overfitting observed in isolated </w:t>
      </w:r>
      <w:del w:id="121" w:author="Revision" w:date="2026-08-03T16:12:00Z" w16du:dateUtc="2026-08-03T21:12:00Z">
        <w:r w:rsidR="00E03B58">
          <w:rPr>
            <w:rFonts w:ascii="Arial" w:eastAsia="Arial" w:hAnsi="Arial" w:cs="Arial"/>
          </w:rPr>
          <w:delText>backtests</w:delText>
        </w:r>
        <w:r w:rsidR="00E03B58">
          <w:rPr>
            <w:rFonts w:ascii="Arial" w:eastAsia="Arial" w:hAnsi="Arial" w:cs="Arial"/>
            <w:vertAlign w:val="superscript"/>
          </w:rPr>
          <w:delText>22,23</w:delText>
        </w:r>
        <w:r w:rsidR="00E03B58">
          <w:rPr>
            <w:rFonts w:ascii="Arial" w:eastAsia="Arial" w:hAnsi="Arial" w:cs="Arial"/>
          </w:rPr>
          <w:delText>.</w:delText>
        </w:r>
      </w:del>
      <w:ins w:id="122" w:author="Revision" w:date="2026-08-03T16:12:00Z" w16du:dateUtc="2026-08-03T21:12:00Z">
        <w:r>
          <w:t>backtests</w:t>
        </w:r>
        <w:r>
          <w:rPr>
            <w:vertAlign w:val="superscript"/>
          </w:rPr>
          <w:t>18,22</w:t>
        </w:r>
        <w:r>
          <w:t>.</w:t>
        </w:r>
      </w:ins>
      <w:r>
        <w:t xml:space="preserve"> Within these architectures, individual agents are assigned distinct functions—portfolio allocation, risk assessment, and real-time monitoring—enabling a modular division of responsibilities that exploits the natural language flexibility of </w:t>
      </w:r>
      <w:del w:id="123" w:author="Revision" w:date="2026-08-03T16:12:00Z" w16du:dateUtc="2026-08-03T21:12:00Z">
        <w:r w:rsidR="00E03B58">
          <w:rPr>
            <w:rFonts w:ascii="Arial" w:eastAsia="Arial" w:hAnsi="Arial" w:cs="Arial"/>
          </w:rPr>
          <w:delText>LLMs</w:delText>
        </w:r>
        <w:r w:rsidR="00E03B58">
          <w:rPr>
            <w:rFonts w:ascii="Arial" w:eastAsia="Arial" w:hAnsi="Arial" w:cs="Arial"/>
            <w:vertAlign w:val="superscript"/>
          </w:rPr>
          <w:delText>16,24</w:delText>
        </w:r>
      </w:del>
      <w:ins w:id="124" w:author="Revision" w:date="2026-08-03T16:12:00Z" w16du:dateUtc="2026-08-03T21:12:00Z">
        <w:r>
          <w:t>LLMs</w:t>
        </w:r>
        <w:r>
          <w:rPr>
            <w:vertAlign w:val="superscript"/>
          </w:rPr>
          <w:t>4,17,23</w:t>
        </w:r>
      </w:ins>
      <w:r>
        <w:t>. Representative frameworks such as 3S-</w:t>
      </w:r>
      <w:del w:id="125" w:author="Revision" w:date="2026-08-03T16:12:00Z" w16du:dateUtc="2026-08-03T21:12:00Z">
        <w:r w:rsidR="00E03B58">
          <w:rPr>
            <w:rFonts w:ascii="Arial" w:eastAsia="Arial" w:hAnsi="Arial" w:cs="Arial"/>
          </w:rPr>
          <w:delText>Trader</w:delText>
        </w:r>
        <w:r w:rsidR="00E03B58">
          <w:rPr>
            <w:rFonts w:ascii="Arial" w:eastAsia="Arial" w:hAnsi="Arial" w:cs="Arial"/>
            <w:vertAlign w:val="superscript"/>
          </w:rPr>
          <w:delText>25</w:delText>
        </w:r>
        <w:r w:rsidR="00E03B58">
          <w:rPr>
            <w:rFonts w:ascii="Arial" w:eastAsia="Arial" w:hAnsi="Arial" w:cs="Arial"/>
          </w:rPr>
          <w:delText>, AlphaAgents</w:delText>
        </w:r>
        <w:r w:rsidR="00E03B58">
          <w:rPr>
            <w:rFonts w:ascii="Arial" w:eastAsia="Arial" w:hAnsi="Arial" w:cs="Arial"/>
            <w:vertAlign w:val="superscript"/>
          </w:rPr>
          <w:delText>26</w:delText>
        </w:r>
        <w:r w:rsidR="00E03B58">
          <w:rPr>
            <w:rFonts w:ascii="Arial" w:eastAsia="Arial" w:hAnsi="Arial" w:cs="Arial"/>
          </w:rPr>
          <w:delText>, FinRobot</w:delText>
        </w:r>
        <w:r w:rsidR="00E03B58">
          <w:rPr>
            <w:rFonts w:ascii="Arial" w:eastAsia="Arial" w:hAnsi="Arial" w:cs="Arial"/>
            <w:vertAlign w:val="superscript"/>
          </w:rPr>
          <w:delText>27</w:delText>
        </w:r>
      </w:del>
      <w:ins w:id="126" w:author="Revision" w:date="2026-08-03T16:12:00Z" w16du:dateUtc="2026-08-03T21:12:00Z">
        <w:r>
          <w:t>Trader</w:t>
        </w:r>
        <w:r>
          <w:rPr>
            <w:vertAlign w:val="superscript"/>
          </w:rPr>
          <w:t>24</w:t>
        </w:r>
        <w:r>
          <w:t>, AlphaAgents</w:t>
        </w:r>
        <w:r>
          <w:rPr>
            <w:vertAlign w:val="superscript"/>
          </w:rPr>
          <w:t>25</w:t>
        </w:r>
        <w:r>
          <w:t>, FinRobot</w:t>
        </w:r>
        <w:r>
          <w:rPr>
            <w:vertAlign w:val="superscript"/>
          </w:rPr>
          <w:t>26</w:t>
        </w:r>
      </w:ins>
      <w:r>
        <w:t xml:space="preserve">, and tool-augmented multimodal foundation </w:t>
      </w:r>
      <w:del w:id="127" w:author="Revision" w:date="2026-08-03T16:12:00Z" w16du:dateUtc="2026-08-03T21:12:00Z">
        <w:r w:rsidR="00E03B58">
          <w:rPr>
            <w:rFonts w:ascii="Arial" w:eastAsia="Arial" w:hAnsi="Arial" w:cs="Arial"/>
          </w:rPr>
          <w:delText>agents</w:delText>
        </w:r>
        <w:r w:rsidR="00E03B58">
          <w:rPr>
            <w:rFonts w:ascii="Arial" w:eastAsia="Arial" w:hAnsi="Arial" w:cs="Arial"/>
            <w:vertAlign w:val="superscript"/>
          </w:rPr>
          <w:delText>28</w:delText>
        </w:r>
      </w:del>
      <w:ins w:id="128" w:author="Revision" w:date="2026-08-03T16:12:00Z" w16du:dateUtc="2026-08-03T21:12:00Z">
        <w:r>
          <w:t>agents</w:t>
        </w:r>
        <w:r>
          <w:rPr>
            <w:vertAlign w:val="superscript"/>
          </w:rPr>
          <w:t>27</w:t>
        </w:r>
      </w:ins>
      <w:r>
        <w:t xml:space="preserve"> coordinate multiple LLMs to score candidate stocks, construct a portfolio, and iteratively refine strategies from historical performance</w:t>
      </w:r>
      <w:del w:id="129" w:author="Revision" w:date="2026-08-03T16:12:00Z" w16du:dateUtc="2026-08-03T21:12:00Z">
        <w:r w:rsidR="00E03B58">
          <w:rPr>
            <w:rFonts w:ascii="Arial" w:eastAsia="Arial" w:hAnsi="Arial" w:cs="Arial"/>
          </w:rPr>
          <w:delText xml:space="preserve"> </w:delText>
        </w:r>
        <w:r w:rsidR="00E03B58">
          <w:rPr>
            <w:rFonts w:ascii="Arial" w:eastAsia="Arial" w:hAnsi="Arial" w:cs="Arial"/>
          </w:rPr>
          <w:delText>weekly</w:delText>
        </w:r>
      </w:del>
      <w:r>
        <w:t>, though at the cost of considerable system complexity.</w:t>
      </w:r>
    </w:p>
    <w:p w14:paraId="507AA336" w14:textId="77777777" w:rsidR="00557FAC" w:rsidRDefault="00824C87">
      <w:pPr>
        <w:pStyle w:val="Heading3"/>
        <w:keepNext/>
        <w:keepLines/>
        <w:spacing w:before="140" w:after="50"/>
        <w:pPrChange w:id="130" w:author="Revision" w:date="2026-08-03T16:12:00Z" w16du:dateUtc="2026-08-03T21:12:00Z">
          <w:pPr>
            <w:pStyle w:val="Heading3"/>
            <w:spacing w:before="140" w:after="50"/>
          </w:pPr>
        </w:pPrChange>
      </w:pPr>
      <w:r>
        <w:t>Sentiment Analysis and Market Dynamics</w:t>
      </w:r>
    </w:p>
    <w:p w14:paraId="0BD43233" w14:textId="77777777" w:rsidR="00557FAC" w:rsidRDefault="00824C87">
      <w:pPr>
        <w:spacing w:before="40" w:after="40"/>
        <w:jc w:val="both"/>
      </w:pPr>
      <w:r>
        <w:rPr>
          <w:bCs/>
        </w:rPr>
        <w:t xml:space="preserve">LLMs have proven adept at inferring investor sentiment and forecasting market movements by analyzing news articles and social media </w:t>
      </w:r>
      <w:del w:id="131" w:author="Revision" w:date="2026-08-03T16:12:00Z" w16du:dateUtc="2026-08-03T21:12:00Z">
        <w:r w:rsidR="00E03B58">
          <w:rPr>
            <w:rFonts w:ascii="Arial" w:eastAsia="Arial" w:hAnsi="Arial" w:cs="Arial"/>
          </w:rPr>
          <w:delText>data</w:delText>
        </w:r>
        <w:r w:rsidR="00E03B58">
          <w:rPr>
            <w:rFonts w:ascii="Arial" w:eastAsia="Arial" w:hAnsi="Arial" w:cs="Arial"/>
            <w:vertAlign w:val="superscript"/>
          </w:rPr>
          <w:delText>6,29,30</w:delText>
        </w:r>
      </w:del>
      <w:ins w:id="132" w:author="Revision" w:date="2026-08-03T16:12:00Z" w16du:dateUtc="2026-08-03T21:12:00Z">
        <w:r>
          <w:rPr>
            <w:bCs/>
          </w:rPr>
          <w:t>data</w:t>
        </w:r>
        <w:r>
          <w:rPr>
            <w:vertAlign w:val="superscript"/>
          </w:rPr>
          <w:t>3,14,28</w:t>
        </w:r>
      </w:ins>
      <w:r>
        <w:rPr>
          <w:bCs/>
        </w:rPr>
        <w:t xml:space="preserve">. </w:t>
      </w:r>
      <w:r>
        <w:rPr>
          <w:rPrChange w:id="133" w:author="Revision" w:date="2026-08-03T16:12:00Z" w16du:dateUtc="2026-08-03T21:12:00Z">
            <w:rPr>
              <w:color w:val="444746"/>
              <w:highlight w:val="white"/>
            </w:rPr>
          </w:rPrChange>
        </w:rPr>
        <w:t>By leveraging pre-training on large-scale financial datasets, LLMs can discern specialized terminology and complex rhetorical structures, providing an effective framework for mapping textual information to market price movements</w:t>
      </w:r>
      <w:r>
        <w:rPr>
          <w:vertAlign w:val="superscript"/>
        </w:rPr>
        <w:t>3,</w:t>
      </w:r>
      <w:del w:id="134" w:author="Revision" w:date="2026-08-03T16:12:00Z" w16du:dateUtc="2026-08-03T21:12:00Z">
        <w:r w:rsidR="00E03B58">
          <w:rPr>
            <w:rFonts w:ascii="Arial" w:eastAsia="Arial" w:hAnsi="Arial" w:cs="Arial"/>
            <w:vertAlign w:val="superscript"/>
          </w:rPr>
          <w:delText>31</w:delText>
        </w:r>
      </w:del>
      <w:ins w:id="135" w:author="Revision" w:date="2026-08-03T16:12:00Z" w16du:dateUtc="2026-08-03T21:12:00Z">
        <w:r>
          <w:rPr>
            <w:vertAlign w:val="superscript"/>
          </w:rPr>
          <w:t>29</w:t>
        </w:r>
      </w:ins>
      <w:r>
        <w:rPr>
          <w:bCs/>
        </w:rPr>
        <w:t xml:space="preserve">. Sentiment-augmented models have </w:t>
      </w:r>
      <w:ins w:id="136" w:author="Revision" w:date="2026-08-03T16:12:00Z" w16du:dateUtc="2026-08-03T21:12:00Z">
        <w:r>
          <w:rPr>
            <w:bCs/>
          </w:rPr>
          <w:t xml:space="preserve">also </w:t>
        </w:r>
      </w:ins>
      <w:r>
        <w:rPr>
          <w:bCs/>
        </w:rPr>
        <w:t xml:space="preserve">been </w:t>
      </w:r>
      <w:del w:id="137" w:author="Revision" w:date="2026-08-03T16:12:00Z" w16du:dateUtc="2026-08-03T21:12:00Z">
        <w:r w:rsidR="00E03B58">
          <w:rPr>
            <w:rFonts w:ascii="Arial" w:eastAsia="Arial" w:hAnsi="Arial" w:cs="Arial"/>
          </w:rPr>
          <w:delText>shown</w:delText>
        </w:r>
      </w:del>
      <w:ins w:id="138" w:author="Revision" w:date="2026-08-03T16:12:00Z" w16du:dateUtc="2026-08-03T21:12:00Z">
        <w:r>
          <w:rPr>
            <w:bCs/>
          </w:rPr>
          <w:t>reported</w:t>
        </w:r>
      </w:ins>
      <w:r>
        <w:rPr>
          <w:bCs/>
        </w:rPr>
        <w:t xml:space="preserve"> to identify early indicators of trend </w:t>
      </w:r>
      <w:del w:id="139" w:author="Revision" w:date="2026-08-03T16:12:00Z" w16du:dateUtc="2026-08-03T21:12:00Z">
        <w:r w:rsidR="00E03B58">
          <w:rPr>
            <w:rFonts w:ascii="Arial" w:eastAsia="Arial" w:hAnsi="Arial" w:cs="Arial"/>
          </w:rPr>
          <w:delText>reversals, offering potential informational advantages for trading decisions</w:delText>
        </w:r>
      </w:del>
      <w:ins w:id="140" w:author="Revision" w:date="2026-08-03T16:12:00Z" w16du:dateUtc="2026-08-03T21:12:00Z">
        <w:r>
          <w:rPr>
            <w:bCs/>
          </w:rPr>
          <w:t>reversals</w:t>
        </w:r>
        <w:r>
          <w:rPr>
            <w:vertAlign w:val="superscript"/>
          </w:rPr>
          <w:t>3,28</w:t>
        </w:r>
      </w:ins>
      <w:r>
        <w:rPr>
          <w:bCs/>
        </w:rPr>
        <w:t xml:space="preserve">. By processing vast quantities of unstructured data at scale, LLMs </w:t>
      </w:r>
      <w:r>
        <w:rPr>
          <w:rPrChange w:id="141" w:author="Revision" w:date="2026-08-03T16:12:00Z" w16du:dateUtc="2026-08-03T21:12:00Z">
            <w:rPr>
              <w:b/>
            </w:rPr>
          </w:rPrChange>
        </w:rPr>
        <w:t>enable the development</w:t>
      </w:r>
      <w:r>
        <w:rPr>
          <w:bCs/>
        </w:rPr>
        <w:t xml:space="preserve"> of more </w:t>
      </w:r>
      <w:r>
        <w:rPr>
          <w:rPrChange w:id="142" w:author="Revision" w:date="2026-08-03T16:12:00Z" w16du:dateUtc="2026-08-03T21:12:00Z">
            <w:rPr>
              <w:b/>
            </w:rPr>
          </w:rPrChange>
        </w:rPr>
        <w:t>agile</w:t>
      </w:r>
      <w:r>
        <w:rPr>
          <w:bCs/>
        </w:rPr>
        <w:t xml:space="preserve">, information-rich trading strategies that respond to market shifts in real </w:t>
      </w:r>
      <w:del w:id="143" w:author="Revision" w:date="2026-08-03T16:12:00Z" w16du:dateUtc="2026-08-03T21:12:00Z">
        <w:r w:rsidR="00E03B58">
          <w:rPr>
            <w:rFonts w:ascii="Arial" w:eastAsia="Arial" w:hAnsi="Arial" w:cs="Arial"/>
          </w:rPr>
          <w:delText>time</w:delText>
        </w:r>
        <w:r w:rsidR="00E03B58">
          <w:rPr>
            <w:rFonts w:ascii="Arial" w:eastAsia="Arial" w:hAnsi="Arial" w:cs="Arial"/>
            <w:vertAlign w:val="superscript"/>
          </w:rPr>
          <w:delText>32,33,34</w:delText>
        </w:r>
      </w:del>
      <w:ins w:id="144" w:author="Revision" w:date="2026-08-03T16:12:00Z" w16du:dateUtc="2026-08-03T21:12:00Z">
        <w:r>
          <w:rPr>
            <w:bCs/>
          </w:rPr>
          <w:t>time</w:t>
        </w:r>
        <w:r>
          <w:rPr>
            <w:vertAlign w:val="superscript"/>
          </w:rPr>
          <w:t>1,23</w:t>
        </w:r>
      </w:ins>
      <w:r>
        <w:rPr>
          <w:bCs/>
        </w:rPr>
        <w:t xml:space="preserve">. This body of research extends foundational work by demonstrating that media-derived content yields quantifiable sentiment signals that have a direct and measurable impact on equity </w:t>
      </w:r>
      <w:del w:id="145" w:author="Revision" w:date="2026-08-03T16:12:00Z" w16du:dateUtc="2026-08-03T21:12:00Z">
        <w:r w:rsidR="00E03B58">
          <w:rPr>
            <w:rFonts w:ascii="Arial" w:eastAsia="Arial" w:hAnsi="Arial" w:cs="Arial"/>
          </w:rPr>
          <w:delText>prices</w:delText>
        </w:r>
        <w:r w:rsidR="00E03B58">
          <w:rPr>
            <w:rFonts w:ascii="Arial" w:eastAsia="Arial" w:hAnsi="Arial" w:cs="Arial"/>
            <w:vertAlign w:val="superscript"/>
          </w:rPr>
          <w:delText>7</w:delText>
        </w:r>
      </w:del>
      <w:ins w:id="146" w:author="Revision" w:date="2026-08-03T16:12:00Z" w16du:dateUtc="2026-08-03T21:12:00Z">
        <w:r>
          <w:rPr>
            <w:bCs/>
          </w:rPr>
          <w:t>prices</w:t>
        </w:r>
        <w:r>
          <w:rPr>
            <w:vertAlign w:val="superscript"/>
          </w:rPr>
          <w:t>3,28</w:t>
        </w:r>
      </w:ins>
      <w:r>
        <w:rPr>
          <w:bCs/>
        </w:rPr>
        <w:t>.</w:t>
      </w:r>
    </w:p>
    <w:p w14:paraId="6696915D" w14:textId="77777777" w:rsidR="00557FAC" w:rsidRDefault="00E03B58">
      <w:pPr>
        <w:pStyle w:val="Heading3"/>
        <w:keepNext/>
        <w:keepLines/>
        <w:spacing w:before="140" w:after="50"/>
        <w:pPrChange w:id="147" w:author="Revision" w:date="2026-08-03T16:12:00Z" w16du:dateUtc="2026-08-03T21:12:00Z">
          <w:pPr>
            <w:pStyle w:val="Heading3"/>
            <w:spacing w:before="140" w:after="50"/>
          </w:pPr>
        </w:pPrChange>
      </w:pPr>
      <w:del w:id="148" w:author="Revision" w:date="2026-08-03T16:12:00Z" w16du:dateUtc="2026-08-03T21:12:00Z">
        <w:r>
          <w:rPr>
            <w:rFonts w:ascii="Arial" w:eastAsia="Arial" w:hAnsi="Arial" w:cs="Arial"/>
          </w:rPr>
          <w:delText>Reinforcement Learning</w:delText>
        </w:r>
      </w:del>
      <w:ins w:id="149" w:author="Revision" w:date="2026-08-03T16:12:00Z" w16du:dateUtc="2026-08-03T21:12:00Z">
        <w:r w:rsidR="00824C87">
          <w:t>Self-Improving</w:t>
        </w:r>
      </w:ins>
      <w:r w:rsidR="00824C87">
        <w:t xml:space="preserve"> and </w:t>
      </w:r>
      <w:ins w:id="150" w:author="Revision" w:date="2026-08-03T16:12:00Z" w16du:dateUtc="2026-08-03T21:12:00Z">
        <w:r w:rsidR="00824C87">
          <w:t xml:space="preserve">Feedback-Driven </w:t>
        </w:r>
      </w:ins>
      <w:r w:rsidR="00824C87">
        <w:t>Financial LLMs</w:t>
      </w:r>
    </w:p>
    <w:p w14:paraId="39537786" w14:textId="77777777" w:rsidR="00557FAC" w:rsidRDefault="00E03B58">
      <w:pPr>
        <w:spacing w:before="40" w:after="40"/>
        <w:jc w:val="both"/>
      </w:pPr>
      <w:del w:id="151" w:author="Revision" w:date="2026-08-03T16:12:00Z" w16du:dateUtc="2026-08-03T21:12:00Z">
        <w:r>
          <w:rPr>
            <w:rFonts w:ascii="Arial" w:eastAsia="Arial" w:hAnsi="Arial" w:cs="Arial"/>
          </w:rPr>
          <w:delText>Integrating LLMs with reinforcement learning (RL) has</w:delText>
        </w:r>
      </w:del>
      <w:ins w:id="152" w:author="Revision" w:date="2026-08-03T16:12:00Z" w16du:dateUtc="2026-08-03T21:12:00Z">
        <w:r w:rsidR="00824C87">
          <w:t>Beyond static single-pass designs, self-improving and feedback-driven agent systems have</w:t>
        </w:r>
      </w:ins>
      <w:r w:rsidR="00824C87">
        <w:t xml:space="preserve"> produced further gains in automated </w:t>
      </w:r>
      <w:del w:id="153" w:author="Revision" w:date="2026-08-03T16:12:00Z" w16du:dateUtc="2026-08-03T21:12:00Z">
        <w:r>
          <w:rPr>
            <w:rFonts w:ascii="Arial" w:eastAsia="Arial" w:hAnsi="Arial" w:cs="Arial"/>
          </w:rPr>
          <w:delText>trading</w:delText>
        </w:r>
        <w:r>
          <w:rPr>
            <w:rFonts w:ascii="Arial" w:eastAsia="Arial" w:hAnsi="Arial" w:cs="Arial"/>
            <w:vertAlign w:val="superscript"/>
          </w:rPr>
          <w:delText>35,36,37</w:delText>
        </w:r>
        <w:r>
          <w:rPr>
            <w:rFonts w:ascii="Arial" w:eastAsia="Arial" w:hAnsi="Arial" w:cs="Arial"/>
          </w:rPr>
          <w:delText>. RL-augmented</w:delText>
        </w:r>
      </w:del>
      <w:ins w:id="154" w:author="Revision" w:date="2026-08-03T16:12:00Z" w16du:dateUtc="2026-08-03T21:12:00Z">
        <w:r w:rsidR="00824C87">
          <w:t>trading</w:t>
        </w:r>
        <w:r w:rsidR="00824C87">
          <w:rPr>
            <w:vertAlign w:val="superscript"/>
          </w:rPr>
          <w:t>21,30</w:t>
        </w:r>
        <w:r w:rsidR="00824C87">
          <w:t>. Such</w:t>
        </w:r>
      </w:ins>
      <w:r w:rsidR="00824C87">
        <w:t xml:space="preserve"> systems refine </w:t>
      </w:r>
      <w:del w:id="155" w:author="Revision" w:date="2026-08-03T16:12:00Z" w16du:dateUtc="2026-08-03T21:12:00Z">
        <w:r>
          <w:rPr>
            <w:rFonts w:ascii="Arial" w:eastAsia="Arial" w:hAnsi="Arial" w:cs="Arial"/>
          </w:rPr>
          <w:delText>strategy continuously</w:delText>
        </w:r>
      </w:del>
      <w:ins w:id="156" w:author="Revision" w:date="2026-08-03T16:12:00Z" w16du:dateUtc="2026-08-03T21:12:00Z">
        <w:r w:rsidR="00824C87">
          <w:t>their strategies iteratively</w:t>
        </w:r>
      </w:ins>
      <w:r w:rsidR="00824C87">
        <w:t xml:space="preserve"> through feedback from simulated </w:t>
      </w:r>
      <w:ins w:id="157" w:author="Revision" w:date="2026-08-03T16:12:00Z" w16du:dateUtc="2026-08-03T21:12:00Z">
        <w:r w:rsidR="00824C87">
          <w:t xml:space="preserve">markets </w:t>
        </w:r>
      </w:ins>
      <w:r w:rsidR="00824C87">
        <w:t xml:space="preserve">or </w:t>
      </w:r>
      <w:del w:id="158" w:author="Revision" w:date="2026-08-03T16:12:00Z" w16du:dateUtc="2026-08-03T21:12:00Z">
        <w:r>
          <w:rPr>
            <w:rFonts w:ascii="Arial" w:eastAsia="Arial" w:hAnsi="Arial" w:cs="Arial"/>
          </w:rPr>
          <w:delText>live markets</w:delText>
        </w:r>
        <w:r>
          <w:rPr>
            <w:rFonts w:ascii="Arial" w:eastAsia="Arial" w:hAnsi="Arial" w:cs="Arial"/>
            <w:vertAlign w:val="superscript"/>
          </w:rPr>
          <w:delText>38,39</w:delText>
        </w:r>
      </w:del>
      <w:ins w:id="159" w:author="Revision" w:date="2026-08-03T16:12:00Z" w16du:dateUtc="2026-08-03T21:12:00Z">
        <w:r w:rsidR="00824C87">
          <w:t>accumulated trading knowledge</w:t>
        </w:r>
        <w:r w:rsidR="00824C87">
          <w:rPr>
            <w:vertAlign w:val="superscript"/>
          </w:rPr>
          <w:t>19,30</w:t>
        </w:r>
      </w:ins>
      <w:r w:rsidR="00824C87">
        <w:t xml:space="preserve">, and framing portfolio management as a sequential decision problem provides a principled balance between exploring new strategies and exploiting established </w:t>
      </w:r>
      <w:del w:id="160" w:author="Revision" w:date="2026-08-03T16:12:00Z" w16du:dateUtc="2026-08-03T21:12:00Z">
        <w:r>
          <w:rPr>
            <w:rFonts w:ascii="Arial" w:eastAsia="Arial" w:hAnsi="Arial" w:cs="Arial"/>
          </w:rPr>
          <w:delText>ones, improving risk-adjusted returns</w:delText>
        </w:r>
        <w:r>
          <w:rPr>
            <w:rFonts w:ascii="Arial" w:eastAsia="Arial" w:hAnsi="Arial" w:cs="Arial"/>
            <w:vertAlign w:val="superscript"/>
          </w:rPr>
          <w:delText>40,41</w:delText>
        </w:r>
        <w:r>
          <w:rPr>
            <w:rFonts w:ascii="Arial" w:eastAsia="Arial" w:hAnsi="Arial" w:cs="Arial"/>
          </w:rPr>
          <w:delText>.</w:delText>
        </w:r>
      </w:del>
      <w:ins w:id="161" w:author="Revision" w:date="2026-08-03T16:12:00Z" w16du:dateUtc="2026-08-03T21:12:00Z">
        <w:r w:rsidR="00824C87">
          <w:t>ones</w:t>
        </w:r>
        <w:r w:rsidR="00824C87">
          <w:rPr>
            <w:vertAlign w:val="superscript"/>
          </w:rPr>
          <w:t>30</w:t>
        </w:r>
        <w:r w:rsidR="00824C87">
          <w:t>.</w:t>
        </w:r>
      </w:ins>
      <w:r w:rsidR="00824C87">
        <w:t xml:space="preserve"> This adaptability suits non-stationary market regimes</w:t>
      </w:r>
      <w:r w:rsidR="00824C87">
        <w:rPr>
          <w:vertAlign w:val="superscript"/>
        </w:rPr>
        <w:t>4,</w:t>
      </w:r>
      <w:del w:id="162" w:author="Revision" w:date="2026-08-03T16:12:00Z" w16du:dateUtc="2026-08-03T21:12:00Z">
        <w:r>
          <w:rPr>
            <w:rFonts w:ascii="Arial" w:eastAsia="Arial" w:hAnsi="Arial" w:cs="Arial"/>
            <w:vertAlign w:val="superscript"/>
          </w:rPr>
          <w:delText>42,43</w:delText>
        </w:r>
      </w:del>
      <w:ins w:id="163" w:author="Revision" w:date="2026-08-03T16:12:00Z" w16du:dateUtc="2026-08-03T21:12:00Z">
        <w:r w:rsidR="00824C87">
          <w:rPr>
            <w:vertAlign w:val="superscript"/>
          </w:rPr>
          <w:t>21</w:t>
        </w:r>
      </w:ins>
      <w:r w:rsidR="00824C87">
        <w:t>.</w:t>
      </w:r>
    </w:p>
    <w:p w14:paraId="521D283F" w14:textId="77777777" w:rsidR="00557FAC" w:rsidRDefault="00824C87">
      <w:pPr>
        <w:pStyle w:val="Heading3"/>
        <w:keepNext/>
        <w:keepLines/>
        <w:spacing w:before="140" w:after="50"/>
        <w:pPrChange w:id="164" w:author="Revision" w:date="2026-08-03T16:12:00Z" w16du:dateUtc="2026-08-03T21:12:00Z">
          <w:pPr>
            <w:pStyle w:val="Heading3"/>
            <w:spacing w:before="140" w:after="50"/>
          </w:pPr>
        </w:pPrChange>
      </w:pPr>
      <w:r>
        <w:t>Benchmarks, Evaluation, and Bias</w:t>
      </w:r>
    </w:p>
    <w:p w14:paraId="439DC730" w14:textId="77777777" w:rsidR="00557FAC" w:rsidRDefault="00824C87">
      <w:pPr>
        <w:spacing w:before="40" w:after="40"/>
        <w:jc w:val="both"/>
      </w:pPr>
      <w:r>
        <w:t xml:space="preserve">Systematic benchmarking provides a principled basis for evaluating financial </w:t>
      </w:r>
      <w:del w:id="165" w:author="Revision" w:date="2026-08-03T16:12:00Z" w16du:dateUtc="2026-08-03T21:12:00Z">
        <w:r w:rsidR="00E03B58">
          <w:rPr>
            <w:rFonts w:ascii="Arial" w:eastAsia="Arial" w:hAnsi="Arial" w:cs="Arial"/>
          </w:rPr>
          <w:delText>LLMs</w:delText>
        </w:r>
        <w:r w:rsidR="00E03B58">
          <w:rPr>
            <w:rFonts w:ascii="Arial" w:eastAsia="Arial" w:hAnsi="Arial" w:cs="Arial"/>
            <w:vertAlign w:val="superscript"/>
          </w:rPr>
          <w:delText>16,18,44</w:delText>
        </w:r>
      </w:del>
      <w:ins w:id="166" w:author="Revision" w:date="2026-08-03T16:12:00Z" w16du:dateUtc="2026-08-03T21:12:00Z">
        <w:r>
          <w:t>LLMs</w:t>
        </w:r>
        <w:r>
          <w:rPr>
            <w:vertAlign w:val="superscript"/>
          </w:rPr>
          <w:t>29,31,32</w:t>
        </w:r>
      </w:ins>
      <w:r>
        <w:t xml:space="preserve">. Standardized datasets enable rigorous comparison across models and multi-agent systems on textual comprehension, sentiment extraction, and portfolio </w:t>
      </w:r>
      <w:del w:id="167" w:author="Revision" w:date="2026-08-03T16:12:00Z" w16du:dateUtc="2026-08-03T21:12:00Z">
        <w:r w:rsidR="00E03B58">
          <w:rPr>
            <w:rFonts w:ascii="Arial" w:eastAsia="Arial" w:hAnsi="Arial" w:cs="Arial"/>
          </w:rPr>
          <w:delText>optimization</w:delText>
        </w:r>
        <w:r w:rsidR="00E03B58">
          <w:rPr>
            <w:rFonts w:ascii="Arial" w:eastAsia="Arial" w:hAnsi="Arial" w:cs="Arial"/>
            <w:vertAlign w:val="superscript"/>
          </w:rPr>
          <w:delText>20,21,24</w:delText>
        </w:r>
        <w:r w:rsidR="00E03B58">
          <w:rPr>
            <w:rFonts w:ascii="Arial" w:eastAsia="Arial" w:hAnsi="Arial" w:cs="Arial"/>
          </w:rPr>
          <w:delText>.</w:delText>
        </w:r>
      </w:del>
      <w:ins w:id="168" w:author="Revision" w:date="2026-08-03T16:12:00Z" w16du:dateUtc="2026-08-03T21:12:00Z">
        <w:r>
          <w:t>optimization</w:t>
        </w:r>
        <w:r>
          <w:rPr>
            <w:vertAlign w:val="superscript"/>
          </w:rPr>
          <w:t>29,32</w:t>
        </w:r>
        <w:r>
          <w:t>.</w:t>
        </w:r>
      </w:ins>
      <w:r>
        <w:t xml:space="preserve"> A consistent finding is that accuracy alone is insufficient — models must perform reliably under live-market pressures</w:t>
      </w:r>
      <w:r>
        <w:rPr>
          <w:vertAlign w:val="superscript"/>
        </w:rPr>
        <w:t>6,</w:t>
      </w:r>
      <w:del w:id="169" w:author="Revision" w:date="2026-08-03T16:12:00Z" w16du:dateUtc="2026-08-03T21:12:00Z">
        <w:r w:rsidR="00E03B58">
          <w:rPr>
            <w:rFonts w:ascii="Arial" w:eastAsia="Arial" w:hAnsi="Arial" w:cs="Arial"/>
            <w:vertAlign w:val="superscript"/>
          </w:rPr>
          <w:delText>23,29</w:delText>
        </w:r>
      </w:del>
      <w:ins w:id="170" w:author="Revision" w:date="2026-08-03T16:12:00Z" w16du:dateUtc="2026-08-03T21:12:00Z">
        <w:r>
          <w:rPr>
            <w:vertAlign w:val="superscript"/>
          </w:rPr>
          <w:t>19,32</w:t>
        </w:r>
      </w:ins>
      <w:r>
        <w:t xml:space="preserve"> — so continued benchmark development is essential to ensure reported advances are genuine rather than artifacts of favorable evaluation conditions</w:t>
      </w:r>
      <w:r>
        <w:rPr>
          <w:vertAlign w:val="superscript"/>
        </w:rPr>
        <w:t>3,</w:t>
      </w:r>
      <w:del w:id="171" w:author="Revision" w:date="2026-08-03T16:12:00Z" w16du:dateUtc="2026-08-03T21:12:00Z">
        <w:r w:rsidR="00E03B58">
          <w:rPr>
            <w:rFonts w:ascii="Arial" w:eastAsia="Arial" w:hAnsi="Arial" w:cs="Arial"/>
            <w:vertAlign w:val="superscript"/>
          </w:rPr>
          <w:delText>30,31</w:delText>
        </w:r>
      </w:del>
      <w:ins w:id="172" w:author="Revision" w:date="2026-08-03T16:12:00Z" w16du:dateUtc="2026-08-03T21:12:00Z">
        <w:r>
          <w:rPr>
            <w:vertAlign w:val="superscript"/>
          </w:rPr>
          <w:t>6,32</w:t>
        </w:r>
      </w:ins>
      <w:r>
        <w:t>.</w:t>
      </w:r>
    </w:p>
    <w:p w14:paraId="16EF4F29" w14:textId="77777777" w:rsidR="00557FAC" w:rsidRDefault="00824C87">
      <w:pPr>
        <w:spacing w:before="40" w:after="40"/>
        <w:jc w:val="both"/>
      </w:pPr>
      <w:r>
        <w:t xml:space="preserve">A critical concern in this literature is evaluation bias. </w:t>
      </w:r>
      <w:del w:id="173" w:author="Revision" w:date="2026-08-03T16:12:00Z" w16du:dateUtc="2026-08-03T21:12:00Z">
        <w:r w:rsidR="00E03B58">
          <w:rPr>
            <w:rFonts w:ascii="Arial" w:eastAsia="Arial" w:hAnsi="Arial" w:cs="Arial"/>
          </w:rPr>
          <w:delText>A 2025 study by Li et al. created a</w:delText>
        </w:r>
      </w:del>
      <w:ins w:id="174" w:author="Revision" w:date="2026-08-03T16:12:00Z" w16du:dateUtc="2026-08-03T21:12:00Z">
        <w:r>
          <w:t>A</w:t>
        </w:r>
      </w:ins>
      <w:r>
        <w:t xml:space="preserve"> rigorous testing framework</w:t>
      </w:r>
      <w:del w:id="175" w:author="Revision" w:date="2026-08-03T16:12:00Z" w16du:dateUtc="2026-08-03T21:12:00Z">
        <w:r w:rsidR="00E03B58">
          <w:rPr>
            <w:rFonts w:ascii="Arial" w:eastAsia="Arial" w:hAnsi="Arial" w:cs="Arial"/>
          </w:rPr>
          <w:delText xml:space="preserve"> called FINSABER</w:delText>
        </w:r>
      </w:del>
      <w:ins w:id="176" w:author="Revision" w:date="2026-08-03T16:12:00Z" w16du:dateUtc="2026-08-03T21:12:00Z">
        <w:r>
          <w:t>, FINSABER</w:t>
        </w:r>
        <w:r>
          <w:rPr>
            <w:vertAlign w:val="superscript"/>
          </w:rPr>
          <w:t>6</w:t>
        </w:r>
        <w:r>
          <w:t>, was introduced</w:t>
        </w:r>
      </w:ins>
      <w:r>
        <w:t xml:space="preserve"> to address three common problems: survivorship bias (testing only on currently successful stocks), look-ahead bias (accidentally using future information in past decisions), and data-snooping bias (testing a strategy repeatedly on the same data until favorable results arise by chance). When </w:t>
      </w:r>
      <w:del w:id="177" w:author="Revision" w:date="2026-08-03T16:12:00Z" w16du:dateUtc="2026-08-03T21:12:00Z">
        <w:r w:rsidR="00E03B58">
          <w:rPr>
            <w:rFonts w:ascii="Arial" w:eastAsia="Arial" w:hAnsi="Arial" w:cs="Arial"/>
          </w:rPr>
          <w:delText xml:space="preserve">they re-tested </w:delText>
        </w:r>
      </w:del>
      <w:r>
        <w:t xml:space="preserve">popular LLM strategies </w:t>
      </w:r>
      <w:ins w:id="178" w:author="Revision" w:date="2026-08-03T16:12:00Z" w16du:dateUtc="2026-08-03T21:12:00Z">
        <w:r>
          <w:t xml:space="preserve">were re-tested </w:t>
        </w:r>
      </w:ins>
      <w:r>
        <w:t xml:space="preserve">over 20 years across a wider range of stocks, the </w:t>
      </w:r>
      <w:del w:id="179" w:author="Revision" w:date="2026-08-03T16:12:00Z" w16du:dateUtc="2026-08-03T21:12:00Z">
        <w:r w:rsidR="00E03B58">
          <w:rPr>
            <w:rFonts w:ascii="Arial" w:eastAsia="Arial" w:hAnsi="Arial" w:cs="Arial"/>
          </w:rPr>
          <w:delText>strategies'</w:delText>
        </w:r>
      </w:del>
      <w:ins w:id="180" w:author="Revision" w:date="2026-08-03T16:12:00Z" w16du:dateUtc="2026-08-03T21:12:00Z">
        <w:r>
          <w:t>strategies’</w:t>
        </w:r>
      </w:ins>
      <w:r>
        <w:t xml:space="preserve"> apparent advantages either disappeared or appeared much weaker. </w:t>
      </w:r>
      <w:del w:id="181" w:author="Revision" w:date="2026-08-03T16:12:00Z" w16du:dateUtc="2026-08-03T21:12:00Z">
        <w:r w:rsidR="00E03B58">
          <w:rPr>
            <w:rFonts w:ascii="Arial" w:eastAsia="Arial" w:hAnsi="Arial" w:cs="Arial"/>
          </w:rPr>
          <w:delText>The study</w:delText>
        </w:r>
      </w:del>
      <w:ins w:id="182" w:author="Revision" w:date="2026-08-03T16:12:00Z" w16du:dateUtc="2026-08-03T21:12:00Z">
        <w:r>
          <w:t>That work</w:t>
        </w:r>
      </w:ins>
      <w:r>
        <w:t xml:space="preserve"> also found that LLM strategies often performed poorly in different market conditions — too cautious during bull markets and overly aggressive during bear markets. </w:t>
      </w:r>
      <w:del w:id="183" w:author="Revision" w:date="2026-08-03T16:12:00Z" w16du:dateUtc="2026-08-03T21:12:00Z">
        <w:r w:rsidR="00E03B58">
          <w:rPr>
            <w:rFonts w:ascii="Arial" w:eastAsia="Arial" w:hAnsi="Arial" w:cs="Arial"/>
          </w:rPr>
          <w:delText>This highlights the need for long-term, rigorous testing and strategies that can adapt to changing market conditions</w:delText>
        </w:r>
      </w:del>
      <w:ins w:id="184" w:author="Revision" w:date="2026-08-03T16:12:00Z" w16du:dateUtc="2026-08-03T21:12:00Z">
        <w:r>
          <w:t>Those findings motivate the evaluation design used here: long horizons, matched comparisons, and explicit controls for the three biases named above</w:t>
        </w:r>
      </w:ins>
      <w:r>
        <w:t>.</w:t>
      </w:r>
    </w:p>
    <w:p w14:paraId="75BC9FBF" w14:textId="77777777" w:rsidR="00557FAC" w:rsidRDefault="00824C87">
      <w:pPr>
        <w:spacing w:before="40" w:after="40"/>
        <w:jc w:val="both"/>
      </w:pPr>
      <w:r>
        <w:t>Collectively, these studies show LLMs can generate competitive investment strategies, but they focus on improving model capability — larger architectures, multi-agent systems, reinforcement learning, or sentiment extraction. Little attention has gone to the structural architecture of information delivery: most approaches ingest heterogeneous sources simultaneously, leaving open whether alternative information frameworks might improve performance. This gap motivates our central question: can restructuring the information flow presented to an LLM systematically improve long-term investment decision-making?</w:t>
      </w:r>
    </w:p>
    <w:p w14:paraId="60496A01" w14:textId="77777777" w:rsidR="00557FAC" w:rsidRDefault="00824C87">
      <w:pPr>
        <w:pStyle w:val="Heading2"/>
        <w:keepNext/>
        <w:keepLines/>
        <w:pPrChange w:id="185" w:author="Revision" w:date="2026-08-03T16:12:00Z" w16du:dateUtc="2026-08-03T21:12:00Z">
          <w:pPr>
            <w:pStyle w:val="Heading2"/>
          </w:pPr>
        </w:pPrChange>
      </w:pPr>
      <w:r>
        <w:t>Problem Statement and Rationale</w:t>
      </w:r>
    </w:p>
    <w:p w14:paraId="7B749FDF" w14:textId="77777777" w:rsidR="00557FAC" w:rsidRDefault="00824C87">
      <w:pPr>
        <w:spacing w:before="40" w:after="40"/>
        <w:jc w:val="both"/>
      </w:pPr>
      <w:r>
        <w:t xml:space="preserve">Several limitations constrain LLMs in investment contexts. A primary concern is their documented inability to perform reliable numerical </w:t>
      </w:r>
      <w:del w:id="186" w:author="Revision" w:date="2026-08-03T16:12:00Z" w16du:dateUtc="2026-08-03T21:12:00Z">
        <w:r w:rsidR="00E03B58">
          <w:rPr>
            <w:rFonts w:ascii="Arial" w:eastAsia="Arial" w:hAnsi="Arial" w:cs="Arial"/>
          </w:rPr>
          <w:delText>computation</w:delText>
        </w:r>
        <w:r w:rsidR="00E03B58">
          <w:rPr>
            <w:rFonts w:ascii="Arial" w:eastAsia="Arial" w:hAnsi="Arial" w:cs="Arial"/>
            <w:vertAlign w:val="superscript"/>
          </w:rPr>
          <w:delText>7</w:delText>
        </w:r>
      </w:del>
      <w:ins w:id="187" w:author="Revision" w:date="2026-08-03T16:12:00Z" w16du:dateUtc="2026-08-03T21:12:00Z">
        <w:r>
          <w:t>computation</w:t>
        </w:r>
        <w:r>
          <w:rPr>
            <w:vertAlign w:val="superscript"/>
          </w:rPr>
          <w:t>11</w:t>
        </w:r>
      </w:ins>
      <w:r>
        <w:t>: LLMs exhibit systematic arithmetic errors, limiting quantitative tasks that require precision and preventing them from replacing analysts whose judgments rest on rigorous financial modeling.</w:t>
      </w:r>
    </w:p>
    <w:p w14:paraId="44262359" w14:textId="77777777" w:rsidR="00557FAC" w:rsidRDefault="00824C87">
      <w:pPr>
        <w:spacing w:before="40" w:after="40"/>
        <w:jc w:val="both"/>
      </w:pPr>
      <w:r>
        <w:t xml:space="preserve">A second challenge is hallucination: LLMs can fabricate or misrepresent information with high apparent </w:t>
      </w:r>
      <w:del w:id="188" w:author="Revision" w:date="2026-08-03T16:12:00Z" w16du:dateUtc="2026-08-03T21:12:00Z">
        <w:r w:rsidR="00E03B58">
          <w:rPr>
            <w:rFonts w:ascii="Arial" w:eastAsia="Arial" w:hAnsi="Arial" w:cs="Arial"/>
          </w:rPr>
          <w:delText>confidence</w:delText>
        </w:r>
        <w:r w:rsidR="00E03B58">
          <w:rPr>
            <w:rFonts w:ascii="Arial" w:eastAsia="Arial" w:hAnsi="Arial" w:cs="Arial"/>
            <w:vertAlign w:val="superscript"/>
          </w:rPr>
          <w:delText>8</w:delText>
        </w:r>
      </w:del>
      <w:ins w:id="189" w:author="Revision" w:date="2026-08-03T16:12:00Z" w16du:dateUtc="2026-08-03T21:12:00Z">
        <w:r>
          <w:t>confidence</w:t>
        </w:r>
        <w:r>
          <w:rPr>
            <w:vertAlign w:val="superscript"/>
          </w:rPr>
          <w:t>12</w:t>
        </w:r>
      </w:ins>
      <w:r>
        <w:t>. In an investment context, this can result in recommendations based on non-existent corporate events, incorrect financial figures, or wholly invented analyst reports. Critically, hallucinations are not always overt. Subtle hallucinations—small distortions in attributed facts, misremembered statistics, or plausible-sounding but inaccurate characterizations of company performance—may pass undetected and propagate systematically through the recommendation pipeline, making them particularly dangerous for investment applications where errors in reasoning compound over a holding period.</w:t>
      </w:r>
    </w:p>
    <w:p w14:paraId="0626F88F" w14:textId="77777777" w:rsidR="00557FAC" w:rsidRDefault="00824C87">
      <w:pPr>
        <w:spacing w:before="40" w:after="40"/>
        <w:jc w:val="both"/>
      </w:pPr>
      <w:r>
        <w:t>A third challenge is implicit bias introduced through LLM pre-training. Because modern LLMs are trained on large corpora with a fixed knowledge cutoff, they may encode implicit awareness of future events relative to any historical analysis date, effectively providing look-ahead information that no real investor could possess at the time of decision-making. This form of data leakage is particularly problematic for backtesting: strategies that appear profitable in retrospective evaluation may be artifacts of the model’s latent knowledge of subsequent market developments rather than genuine analytical insight, casting doubt on the validity of reported results.</w:t>
      </w:r>
    </w:p>
    <w:p w14:paraId="201A36A8" w14:textId="77777777" w:rsidR="00557FAC" w:rsidRDefault="00824C87">
      <w:pPr>
        <w:spacing w:before="40" w:after="40"/>
        <w:jc w:val="both"/>
      </w:pPr>
      <w:r>
        <w:t>This study addresses two gaps tied to the challenges outlined above. First, long-term LLM investment strategies remain underexplored relative to short-term counterparts, leaving open whether LLMs can sustain reliable performance over multi-month horizons. Second, existing approaches typically ingest heterogeneous information sources simultaneously, risking signal dilution, information overload, and inconsistent decision-making.</w:t>
      </w:r>
    </w:p>
    <w:p w14:paraId="28AF810E" w14:textId="77777777" w:rsidR="00557FAC" w:rsidRDefault="00824C87">
      <w:pPr>
        <w:pStyle w:val="Heading2"/>
        <w:keepNext/>
        <w:keepLines/>
        <w:pPrChange w:id="190" w:author="Revision" w:date="2026-08-03T16:12:00Z" w16du:dateUtc="2026-08-03T21:12:00Z">
          <w:pPr>
            <w:pStyle w:val="Heading2"/>
          </w:pPr>
        </w:pPrChange>
      </w:pPr>
      <w:r>
        <w:t>Significance and Purpose</w:t>
      </w:r>
    </w:p>
    <w:p w14:paraId="6FF6CE80" w14:textId="77777777" w:rsidR="00557FAC" w:rsidRDefault="00824C87">
      <w:pPr>
        <w:spacing w:before="40" w:after="40"/>
        <w:jc w:val="both"/>
      </w:pPr>
      <w:r>
        <w:t>This paper proposes a two-stage structured pipeline for generating reliable long-term investment strategies with large language models. The framework decomposes the investment task into two sequential stages: a news-based candidate selection stage, in which the LLM identifies a set of candidate stocks from a curated set of financial news articles; and a financial report validation stage, in which the LLM reads company financial reports for each candidate and produces a smaller, higher-conviction final portfolio. This sequential evaluation of information sources</w:t>
      </w:r>
      <w:del w:id="191" w:author="Revision" w:date="2026-08-03T16:12:00Z" w16du:dateUtc="2026-08-03T21:12:00Z">
        <w:r w:rsidR="00E03B58">
          <w:rPr>
            <w:rFonts w:ascii="Arial" w:eastAsia="Arial" w:hAnsi="Arial" w:cs="Arial"/>
          </w:rPr>
          <w:delText>—</w:delText>
        </w:r>
      </w:del>
      <w:ins w:id="192" w:author="Revision" w:date="2026-08-03T16:12:00Z" w16du:dateUtc="2026-08-03T21:12:00Z">
        <w:r>
          <w:t xml:space="preserve">, </w:t>
        </w:r>
      </w:ins>
      <w:r>
        <w:t>rather than simultaneous ingestion</w:t>
      </w:r>
      <w:del w:id="193" w:author="Revision" w:date="2026-08-03T16:12:00Z" w16du:dateUtc="2026-08-03T21:12:00Z">
        <w:r w:rsidR="00E03B58">
          <w:rPr>
            <w:rFonts w:ascii="Arial" w:eastAsia="Arial" w:hAnsi="Arial" w:cs="Arial"/>
          </w:rPr>
          <w:delText>—</w:delText>
        </w:r>
      </w:del>
      <w:ins w:id="194" w:author="Revision" w:date="2026-08-03T16:12:00Z" w16du:dateUtc="2026-08-03T21:12:00Z">
        <w:r>
          <w:t xml:space="preserve">, </w:t>
        </w:r>
      </w:ins>
      <w:r>
        <w:t>constitutes the central methodological contribution of this work.</w:t>
      </w:r>
    </w:p>
    <w:p w14:paraId="6A5CEB39" w14:textId="77777777" w:rsidR="00557FAC" w:rsidRDefault="00824C87">
      <w:pPr>
        <w:spacing w:before="40" w:after="40"/>
        <w:jc w:val="both"/>
        <w:rPr>
          <w:rFonts w:ascii="Arial" w:hAnsi="Arial"/>
          <w:rPrChange w:id="195" w:author="Revision" w:date="2026-08-03T16:12:00Z" w16du:dateUtc="2026-08-03T21:12:00Z">
            <w:rPr/>
          </w:rPrChange>
        </w:rPr>
      </w:pPr>
      <w:r>
        <w:t>The framework addresses all three challenges. Decomposing the task constrains each stage to a well-defined subtask, reducing hallucination and improving consistency; strict temporal boundaries prevent look-ahead leakage; and all numerical computation is delegated to deterministic external modules, avoiding reliance on LLM arithmetic.</w:t>
      </w:r>
    </w:p>
    <w:p w14:paraId="09B8EB1D" w14:textId="77777777" w:rsidR="00557FAC" w:rsidRDefault="00824C87">
      <w:pPr>
        <w:pStyle w:val="Heading2"/>
        <w:keepNext/>
        <w:keepLines/>
        <w:pPrChange w:id="196" w:author="Revision" w:date="2026-08-03T16:12:00Z" w16du:dateUtc="2026-08-03T21:12:00Z">
          <w:pPr>
            <w:pStyle w:val="Heading2"/>
          </w:pPr>
        </w:pPrChange>
      </w:pPr>
      <w:r>
        <w:t>Objectives</w:t>
      </w:r>
    </w:p>
    <w:p w14:paraId="16205F40" w14:textId="77777777" w:rsidR="00557FAC" w:rsidRDefault="00824C87">
      <w:pPr>
        <w:spacing w:before="120" w:after="120"/>
        <w:jc w:val="both"/>
      </w:pPr>
      <w:r>
        <w:t>This paper delivers three primary contributions</w:t>
      </w:r>
      <w:del w:id="197" w:author="Revision" w:date="2026-08-03T16:12:00Z" w16du:dateUtc="2026-08-03T21:12:00Z">
        <w:r w:rsidR="00E03B58">
          <w:delText>:</w:delText>
        </w:r>
      </w:del>
      <w:ins w:id="198" w:author="Revision" w:date="2026-08-03T16:12:00Z" w16du:dateUtc="2026-08-03T21:12:00Z">
        <w:r>
          <w:t>.</w:t>
        </w:r>
      </w:ins>
    </w:p>
    <w:p w14:paraId="72F2D810" w14:textId="77777777" w:rsidR="00557FAC" w:rsidRDefault="00E03B58">
      <w:pPr>
        <w:spacing w:before="120"/>
        <w:ind w:left="720" w:hanging="360"/>
        <w:jc w:val="both"/>
        <w:pPrChange w:id="199" w:author="Revision" w:date="2026-08-03T16:12:00Z" w16du:dateUtc="2026-08-03T21:12:00Z">
          <w:pPr>
            <w:numPr>
              <w:numId w:val="2"/>
            </w:numPr>
            <w:spacing w:before="120"/>
            <w:ind w:left="720" w:hanging="360"/>
          </w:pPr>
        </w:pPrChange>
      </w:pPr>
      <w:del w:id="200" w:author="Revision" w:date="2026-08-03T16:12:00Z" w16du:dateUtc="2026-08-03T21:12:00Z">
        <w:r>
          <w:rPr>
            <w:b/>
            <w:bCs/>
          </w:rPr>
          <w:delText>A novel</w:delText>
        </w:r>
      </w:del>
      <w:ins w:id="201" w:author="Revision" w:date="2026-08-03T16:12:00Z" w16du:dateUtc="2026-08-03T21:12:00Z">
        <w:r w:rsidR="00824C87">
          <w:t>First, it introduces a</w:t>
        </w:r>
      </w:ins>
      <w:r w:rsidR="00824C87">
        <w:rPr>
          <w:rPrChange w:id="202" w:author="Revision" w:date="2026-08-03T16:12:00Z" w16du:dateUtc="2026-08-03T21:12:00Z">
            <w:rPr>
              <w:b/>
            </w:rPr>
          </w:rPrChange>
        </w:rPr>
        <w:t xml:space="preserve"> two-stage news-and-financial-report architecture</w:t>
      </w:r>
      <w:r w:rsidR="00824C87">
        <w:t xml:space="preserve"> for LLM-driven long-term investment strategy generation</w:t>
      </w:r>
      <w:del w:id="203" w:author="Revision" w:date="2026-08-03T16:12:00Z" w16du:dateUtc="2026-08-03T21:12:00Z">
        <w:r>
          <w:delText>, featuring a principled separation of</w:delText>
        </w:r>
      </w:del>
      <w:ins w:id="204" w:author="Revision" w:date="2026-08-03T16:12:00Z" w16du:dateUtc="2026-08-03T21:12:00Z">
        <w:r w:rsidR="00824C87">
          <w:t>. The architecture separates</w:t>
        </w:r>
      </w:ins>
      <w:r w:rsidR="00824C87">
        <w:t xml:space="preserve"> qualitative </w:t>
      </w:r>
      <w:del w:id="205" w:author="Revision" w:date="2026-08-03T16:12:00Z" w16du:dateUtc="2026-08-03T21:12:00Z">
        <w:r>
          <w:delText>and</w:delText>
        </w:r>
      </w:del>
      <w:ins w:id="206" w:author="Revision" w:date="2026-08-03T16:12:00Z" w16du:dateUtc="2026-08-03T21:12:00Z">
        <w:r w:rsidR="00824C87">
          <w:t>from</w:t>
        </w:r>
      </w:ins>
      <w:r w:rsidR="00824C87">
        <w:t xml:space="preserve"> quantitative reasoning </w:t>
      </w:r>
      <w:del w:id="207" w:author="Revision" w:date="2026-08-03T16:12:00Z" w16du:dateUtc="2026-08-03T21:12:00Z">
        <w:r>
          <w:delText>that measurably improves deployment consistency</w:delText>
        </w:r>
      </w:del>
      <w:ins w:id="208" w:author="Revision" w:date="2026-08-03T16:12:00Z" w16du:dateUtc="2026-08-03T21:12:00Z">
        <w:r w:rsidR="00824C87">
          <w:t>in a principled way, which makes each stage independently auditable and lets performance differences be attributed to a specific stage</w:t>
        </w:r>
      </w:ins>
      <w:r w:rsidR="00824C87">
        <w:t>.</w:t>
      </w:r>
    </w:p>
    <w:p w14:paraId="6957D865" w14:textId="77777777" w:rsidR="00557FAC" w:rsidRDefault="00E03B58">
      <w:pPr>
        <w:ind w:left="720" w:hanging="360"/>
        <w:jc w:val="both"/>
        <w:pPrChange w:id="209" w:author="Revision" w:date="2026-08-03T16:12:00Z" w16du:dateUtc="2026-08-03T21:12:00Z">
          <w:pPr>
            <w:numPr>
              <w:numId w:val="2"/>
            </w:numPr>
            <w:ind w:left="720" w:hanging="360"/>
          </w:pPr>
        </w:pPrChange>
      </w:pPr>
      <w:del w:id="210" w:author="Revision" w:date="2026-08-03T16:12:00Z" w16du:dateUtc="2026-08-03T21:12:00Z">
        <w:r>
          <w:rPr>
            <w:b/>
            <w:bCs/>
          </w:rPr>
          <w:delText>Extensive</w:delText>
        </w:r>
      </w:del>
      <w:ins w:id="211" w:author="Revision" w:date="2026-08-03T16:12:00Z" w16du:dateUtc="2026-08-03T21:12:00Z">
        <w:r w:rsidR="00824C87">
          <w:t>Second, it provides extensive</w:t>
        </w:r>
      </w:ins>
      <w:r w:rsidR="00824C87">
        <w:rPr>
          <w:rPrChange w:id="212" w:author="Revision" w:date="2026-08-03T16:12:00Z" w16du:dateUtc="2026-08-03T21:12:00Z">
            <w:rPr>
              <w:b/>
            </w:rPr>
          </w:rPrChange>
        </w:rPr>
        <w:t xml:space="preserve"> empirical validation</w:t>
      </w:r>
      <w:r w:rsidR="00824C87">
        <w:t xml:space="preserve"> centered on advanced frontier models</w:t>
      </w:r>
      <w:del w:id="213" w:author="Revision" w:date="2026-08-03T16:12:00Z" w16du:dateUtc="2026-08-03T21:12:00Z">
        <w:r>
          <w:delText>, demonstrating that moderate</w:delText>
        </w:r>
      </w:del>
      <w:ins w:id="214" w:author="Revision" w:date="2026-08-03T16:12:00Z" w16du:dateUtc="2026-08-03T21:12:00Z">
        <w:r w:rsidR="00824C87">
          <w:t>. Moderate</w:t>
        </w:r>
      </w:ins>
      <w:r w:rsidR="00824C87">
        <w:t xml:space="preserve"> filtering configurations</w:t>
      </w:r>
      <w:del w:id="215" w:author="Revision" w:date="2026-08-03T16:12:00Z" w16du:dateUtc="2026-08-03T21:12:00Z">
        <w:r>
          <w:delText xml:space="preserve"> — those that</w:delText>
        </w:r>
      </w:del>
      <w:ins w:id="216" w:author="Revision" w:date="2026-08-03T16:12:00Z" w16du:dateUtc="2026-08-03T21:12:00Z">
        <w:r w:rsidR="00824C87">
          <w:t>, which</w:t>
        </w:r>
      </w:ins>
      <w:r w:rsidR="00824C87">
        <w:t xml:space="preserve"> keep a mid-sized candidate pool and roughly halve it between stages</w:t>
      </w:r>
      <w:del w:id="217" w:author="Revision" w:date="2026-08-03T16:12:00Z" w16du:dateUtc="2026-08-03T21:12:00Z">
        <w:r>
          <w:delText xml:space="preserve"> —</w:delText>
        </w:r>
      </w:del>
      <w:ins w:id="218" w:author="Revision" w:date="2026-08-03T16:12:00Z" w16du:dateUtc="2026-08-03T21:12:00Z">
        <w:r w:rsidR="00824C87">
          <w:t>,</w:t>
        </w:r>
      </w:ins>
      <w:r w:rsidR="00824C87">
        <w:t xml:space="preserve"> achieve a mean ROI of up to 60.6</w:t>
      </w:r>
      <w:del w:id="219" w:author="Revision" w:date="2026-08-03T16:12:00Z" w16du:dateUtc="2026-08-03T21:12:00Z">
        <w:r>
          <w:delText>%,</w:delText>
        </w:r>
      </w:del>
      <w:ins w:id="220" w:author="Revision" w:date="2026-08-03T16:12:00Z" w16du:dateUtc="2026-08-03T21:12:00Z">
        <w:r w:rsidR="00824C87">
          <w:t>% and</w:t>
        </w:r>
      </w:ins>
      <w:r w:rsidR="00824C87">
        <w:t xml:space="preserve"> outperform the unfiltered baseline in 74–82% of matched evaluation windows </w:t>
      </w:r>
      <w:del w:id="221" w:author="Revision" w:date="2026-08-03T16:12:00Z" w16du:dateUtc="2026-08-03T21:12:00Z">
        <w:r>
          <w:delText xml:space="preserve">— the range spans </w:delText>
        </w:r>
      </w:del>
      <w:ins w:id="222" w:author="Revision" w:date="2026-08-03T16:12:00Z" w16du:dateUtc="2026-08-03T21:12:00Z">
        <w:r w:rsidR="00824C87">
          <w:t xml:space="preserve">across </w:t>
        </w:r>
      </w:ins>
      <w:r w:rsidR="00824C87">
        <w:t>the four well-sized configurations</w:t>
      </w:r>
      <w:del w:id="223" w:author="Revision" w:date="2026-08-03T16:12:00Z" w16du:dateUtc="2026-08-03T21:12:00Z">
        <w:r>
          <w:delText xml:space="preserve"> — and beat</w:delText>
        </w:r>
      </w:del>
      <w:ins w:id="224" w:author="Revision" w:date="2026-08-03T16:12:00Z" w16du:dateUtc="2026-08-03T21:12:00Z">
        <w:r w:rsidR="00824C87">
          <w:t>, with exact confidence intervals reported in the Results. The same configurations outperform an equal-weighted portfolio of the eligible universe and random matched-size portfolios, whereas the unfiltered baseline does not; comparisons with</w:t>
        </w:r>
      </w:ins>
      <w:r w:rsidR="00824C87">
        <w:t xml:space="preserve"> the S&amp;P 500 </w:t>
      </w:r>
      <w:del w:id="225" w:author="Revision" w:date="2026-08-03T16:12:00Z" w16du:dateUtc="2026-08-03T21:12:00Z">
        <w:r>
          <w:delText>benchmark in 96.5% of runs</w:delText>
        </w:r>
      </w:del>
      <w:ins w:id="226" w:author="Revision" w:date="2026-08-03T16:12:00Z" w16du:dateUtc="2026-08-03T21:12:00Z">
        <w:r w:rsidR="00824C87">
          <w:t>are reported as sector-relative context</w:t>
        </w:r>
      </w:ins>
      <w:r w:rsidR="00824C87">
        <w:t>.</w:t>
      </w:r>
    </w:p>
    <w:p w14:paraId="6A157AD2" w14:textId="77777777" w:rsidR="00557FAC" w:rsidRDefault="00E03B58">
      <w:pPr>
        <w:spacing w:after="120"/>
        <w:ind w:left="720" w:hanging="360"/>
        <w:jc w:val="both"/>
        <w:pPrChange w:id="227" w:author="Revision" w:date="2026-08-03T16:12:00Z" w16du:dateUtc="2026-08-03T21:12:00Z">
          <w:pPr>
            <w:numPr>
              <w:numId w:val="2"/>
            </w:numPr>
            <w:spacing w:after="120"/>
            <w:ind w:left="720" w:hanging="360"/>
          </w:pPr>
        </w:pPrChange>
      </w:pPr>
      <w:del w:id="228" w:author="Revision" w:date="2026-08-03T16:12:00Z" w16du:dateUtc="2026-08-03T21:12:00Z">
        <w:r>
          <w:rPr>
            <w:b/>
            <w:bCs/>
          </w:rPr>
          <w:delText>A</w:delText>
        </w:r>
      </w:del>
      <w:ins w:id="229" w:author="Revision" w:date="2026-08-03T16:12:00Z" w16du:dateUtc="2026-08-03T21:12:00Z">
        <w:r w:rsidR="00824C87">
          <w:t>Third, it presents a</w:t>
        </w:r>
      </w:ins>
      <w:r w:rsidR="00824C87">
        <w:rPr>
          <w:rPrChange w:id="230" w:author="Revision" w:date="2026-08-03T16:12:00Z" w16du:dateUtc="2026-08-03T21:12:00Z">
            <w:rPr>
              <w:b/>
            </w:rPr>
          </w:rPrChange>
        </w:rPr>
        <w:t xml:space="preserve"> systematic sensitivity analysis</w:t>
      </w:r>
      <w:r w:rsidR="00824C87">
        <w:t xml:space="preserve"> of returns and consistency across ten </w:t>
      </w:r>
      <w:del w:id="231" w:author="Revision" w:date="2026-08-03T16:12:00Z" w16du:dateUtc="2026-08-03T21:12:00Z">
        <w:r>
          <w:delText xml:space="preserve">distinct </w:delText>
        </w:r>
      </w:del>
      <w:r w:rsidR="00824C87">
        <w:t xml:space="preserve">pipeline configurations. </w:t>
      </w:r>
      <w:del w:id="232" w:author="Revision" w:date="2026-08-03T16:12:00Z" w16du:dateUtc="2026-08-03T21:12:00Z">
        <w:r>
          <w:delText>This</w:delText>
        </w:r>
      </w:del>
      <w:ins w:id="233" w:author="Revision" w:date="2026-08-03T16:12:00Z" w16du:dateUtc="2026-08-03T21:12:00Z">
        <w:r w:rsidR="00824C87">
          <w:t>The</w:t>
        </w:r>
      </w:ins>
      <w:r w:rsidR="00824C87">
        <w:t xml:space="preserve"> analysis establishes that while moderate filtering consistently improves </w:t>
      </w:r>
      <w:del w:id="234" w:author="Revision" w:date="2026-08-03T16:12:00Z" w16du:dateUtc="2026-08-03T21:12:00Z">
        <w:r>
          <w:delText>upon</w:delText>
        </w:r>
      </w:del>
      <w:ins w:id="235" w:author="Revision" w:date="2026-08-03T16:12:00Z" w16du:dateUtc="2026-08-03T21:12:00Z">
        <w:r w:rsidR="00824C87">
          <w:t>on</w:t>
        </w:r>
      </w:ins>
      <w:r w:rsidR="00824C87">
        <w:t xml:space="preserve"> single-pass methodologies, aggressive over-filtering</w:t>
      </w:r>
      <w:del w:id="236" w:author="Revision" w:date="2026-08-03T16:12:00Z" w16du:dateUtc="2026-08-03T21:12:00Z">
        <w:r>
          <w:delText xml:space="preserve"> — forcing</w:delText>
        </w:r>
      </w:del>
      <w:ins w:id="237" w:author="Revision" w:date="2026-08-03T16:12:00Z" w16du:dateUtc="2026-08-03T21:12:00Z">
        <w:r w:rsidR="00824C87">
          <w:t>, which forces</w:t>
        </w:r>
      </w:ins>
      <w:r w:rsidR="00824C87">
        <w:t xml:space="preserve"> the model to draw from an oversized candidate pool it cannot fill with strong companies</w:t>
      </w:r>
      <w:del w:id="238" w:author="Revision" w:date="2026-08-03T16:12:00Z" w16du:dateUtc="2026-08-03T21:12:00Z">
        <w:r>
          <w:delText xml:space="preserve"> —</w:delText>
        </w:r>
      </w:del>
      <w:ins w:id="239" w:author="Revision" w:date="2026-08-03T16:12:00Z" w16du:dateUtc="2026-08-03T21:12:00Z">
        <w:r w:rsidR="00824C87">
          <w:t>,</w:t>
        </w:r>
      </w:ins>
      <w:r w:rsidR="00824C87">
        <w:t xml:space="preserve"> degrades performance. </w:t>
      </w:r>
      <w:del w:id="240" w:author="Revision" w:date="2026-08-03T16:12:00Z" w16du:dateUtc="2026-08-03T21:12:00Z">
        <w:r>
          <w:delText>Furthermore, we demonstrate that the</w:delText>
        </w:r>
      </w:del>
      <w:ins w:id="241" w:author="Revision" w:date="2026-08-03T16:12:00Z" w16du:dateUtc="2026-08-03T21:12:00Z">
        <w:r w:rsidR="00824C87">
          <w:t>The</w:t>
        </w:r>
      </w:ins>
      <w:r w:rsidR="00824C87">
        <w:t xml:space="preserve"> optimal filtering threshold is model-dependent</w:t>
      </w:r>
      <w:ins w:id="242" w:author="Revision" w:date="2026-08-03T16:12:00Z" w16du:dateUtc="2026-08-03T21:12:00Z">
        <w:r w:rsidR="00824C87">
          <w:t>,</w:t>
        </w:r>
      </w:ins>
      <w:r w:rsidR="00824C87">
        <w:t xml:space="preserve"> and</w:t>
      </w:r>
      <w:del w:id="243" w:author="Revision" w:date="2026-08-03T16:12:00Z" w16du:dateUtc="2026-08-03T21:12:00Z">
        <w:r>
          <w:delText xml:space="preserve"> that,</w:delText>
        </w:r>
      </w:del>
      <w:r w:rsidR="00824C87">
        <w:t xml:space="preserve"> for </w:t>
      </w:r>
      <w:del w:id="244" w:author="Revision" w:date="2026-08-03T16:12:00Z" w16du:dateUtc="2026-08-03T21:12:00Z">
        <w:r>
          <w:delText>any</w:delText>
        </w:r>
      </w:del>
      <w:ins w:id="245" w:author="Revision" w:date="2026-08-03T16:12:00Z" w16du:dateUtc="2026-08-03T21:12:00Z">
        <w:r w:rsidR="00824C87">
          <w:t>the</w:t>
        </w:r>
      </w:ins>
      <w:r w:rsidR="00824C87">
        <w:t xml:space="preserve"> target </w:t>
      </w:r>
      <w:del w:id="246" w:author="Revision" w:date="2026-08-03T16:12:00Z" w16du:dateUtc="2026-08-03T21:12:00Z">
        <w:r>
          <w:delText>portfolio size,</w:delText>
        </w:r>
      </w:del>
      <w:ins w:id="247" w:author="Revision" w:date="2026-08-03T16:12:00Z" w16du:dateUtc="2026-08-03T21:12:00Z">
        <w:r w:rsidR="00824C87">
          <w:t>sizes tested</w:t>
        </w:r>
      </w:ins>
      <w:r w:rsidR="00824C87">
        <w:t xml:space="preserve"> the </w:t>
      </w:r>
      <w:del w:id="248" w:author="Revision" w:date="2026-08-03T16:12:00Z" w16du:dateUtc="2026-08-03T21:12:00Z">
        <w:r>
          <w:delText>ideal</w:delText>
        </w:r>
      </w:del>
      <w:ins w:id="249" w:author="Revision" w:date="2026-08-03T16:12:00Z" w16du:dateUtc="2026-08-03T21:12:00Z">
        <w:r w:rsidR="00824C87">
          <w:t>best</w:t>
        </w:r>
      </w:ins>
      <w:r w:rsidR="00824C87">
        <w:t xml:space="preserve"> configuration </w:t>
      </w:r>
      <w:del w:id="250" w:author="Revision" w:date="2026-08-03T16:12:00Z" w16du:dateUtc="2026-08-03T21:12:00Z">
        <w:r>
          <w:delText>requires</w:delText>
        </w:r>
      </w:del>
      <w:ins w:id="251" w:author="Revision" w:date="2026-08-03T16:12:00Z" w16du:dateUtc="2026-08-03T21:12:00Z">
        <w:r w:rsidR="00824C87">
          <w:t>is consistent with</w:t>
        </w:r>
      </w:ins>
      <w:r w:rsidR="00824C87">
        <w:t xml:space="preserve"> a Stage One </w:t>
      </w:r>
      <w:del w:id="252" w:author="Revision" w:date="2026-08-03T16:12:00Z" w16du:dateUtc="2026-08-03T21:12:00Z">
        <w:r>
          <w:delText xml:space="preserve">candidate </w:delText>
        </w:r>
      </w:del>
      <w:r w:rsidR="00824C87">
        <w:t xml:space="preserve">pool </w:t>
      </w:r>
      <w:ins w:id="253" w:author="Revision" w:date="2026-08-03T16:12:00Z" w16du:dateUtc="2026-08-03T21:12:00Z">
        <w:r w:rsidR="00824C87">
          <w:t xml:space="preserve">of </w:t>
        </w:r>
      </w:ins>
      <w:r w:rsidR="00824C87">
        <w:t xml:space="preserve">roughly twice </w:t>
      </w:r>
      <w:del w:id="254" w:author="Revision" w:date="2026-08-03T16:12:00Z" w16du:dateUtc="2026-08-03T21:12:00Z">
        <w:r>
          <w:delText>that</w:delText>
        </w:r>
      </w:del>
      <w:ins w:id="255" w:author="Revision" w:date="2026-08-03T16:12:00Z" w16du:dateUtc="2026-08-03T21:12:00Z">
        <w:r w:rsidR="00824C87">
          <w:t>the target portfolio</w:t>
        </w:r>
      </w:ins>
      <w:r w:rsidR="00824C87">
        <w:t xml:space="preserve"> size</w:t>
      </w:r>
      <w:ins w:id="256" w:author="Revision" w:date="2026-08-03T16:12:00Z" w16du:dateUtc="2026-08-03T21:12:00Z">
        <w:r w:rsidR="00824C87">
          <w:t>; given the coarse configuration grid, we present this as a working hypothesis rather than a rule</w:t>
        </w:r>
      </w:ins>
      <w:r w:rsidR="00824C87">
        <w:t>.</w:t>
      </w:r>
    </w:p>
    <w:p w14:paraId="5515CC37" w14:textId="77777777" w:rsidR="00557FAC" w:rsidRDefault="00824C87">
      <w:pPr>
        <w:pStyle w:val="Heading2"/>
        <w:keepNext/>
        <w:keepLines/>
        <w:pPrChange w:id="257" w:author="Revision" w:date="2026-08-03T16:12:00Z" w16du:dateUtc="2026-08-03T21:12:00Z">
          <w:pPr>
            <w:pStyle w:val="Heading2"/>
          </w:pPr>
        </w:pPrChange>
      </w:pPr>
      <w:r>
        <w:t>Scope and Limitations</w:t>
      </w:r>
    </w:p>
    <w:p w14:paraId="40483279" w14:textId="77777777" w:rsidR="00557FAC" w:rsidRDefault="00824C87">
      <w:pPr>
        <w:spacing w:before="40" w:after="40"/>
        <w:jc w:val="both"/>
      </w:pPr>
      <w:r>
        <w:t xml:space="preserve">This study is scoped to long-only, buy-and-hold portfolios drawn from large-capitalization technology and semiconductor equities, evaluated over rolling 12-month horizons using three model variants (GPT-4o, GPT-4o-mini, and GPT-5.1). Returns are computed before transaction costs and taxes, and all evaluation windows respect each </w:t>
      </w:r>
      <w:del w:id="258" w:author="Revision" w:date="2026-08-03T16:12:00Z" w16du:dateUtc="2026-08-03T21:12:00Z">
        <w:r w:rsidR="00E03B58">
          <w:delText>model's training cutoff. Broader limitations are addressed in the Discussion</w:delText>
        </w:r>
      </w:del>
      <w:ins w:id="259" w:author="Revision" w:date="2026-08-03T16:12:00Z" w16du:dateUtc="2026-08-03T21:12:00Z">
        <w:r>
          <w:t>model’s training cutoff. Broader limitations are addressed in the Discussion. Throughout the paper, “long-term” denotes these 12-month buy-and-hold horizons: long relative to the intraday-to-quarterly horizons that dominate the prior LLM-trading literature, though medium-term by traditional investing standards. The model is not restricted to a predefined ticker list: in every filtered configuration it proposes candidate companies freely from the screened news, so the effective universe is open and emerges from contemporaneous coverage rather than a curated survivor list. A fixed set of large-capitalization technology and semiconductor names is used only for the unfiltered single-pass baseline and as the eligible comparison set for the benchmark analyses</w:t>
        </w:r>
      </w:ins>
      <w:r>
        <w:t>.</w:t>
      </w:r>
    </w:p>
    <w:p w14:paraId="73837001" w14:textId="77777777" w:rsidR="00253A83" w:rsidRDefault="00E03B58">
      <w:pPr>
        <w:pStyle w:val="Heading2"/>
        <w:rPr>
          <w:del w:id="260" w:author="Revision" w:date="2026-08-03T16:12:00Z" w16du:dateUtc="2026-08-03T21:12:00Z"/>
        </w:rPr>
      </w:pPr>
      <w:del w:id="261" w:author="Revision" w:date="2026-08-03T16:12:00Z" w16du:dateUtc="2026-08-03T21:12:00Z">
        <w:r>
          <w:delText>Methodology Overview</w:delText>
        </w:r>
      </w:del>
    </w:p>
    <w:p w14:paraId="146CCCD4" w14:textId="77777777" w:rsidR="00253A83" w:rsidRDefault="00E03B58">
      <w:pPr>
        <w:spacing w:before="40" w:after="40"/>
        <w:jc w:val="both"/>
        <w:rPr>
          <w:del w:id="262" w:author="Revision" w:date="2026-08-03T16:12:00Z" w16du:dateUtc="2026-08-03T21:12:00Z"/>
        </w:rPr>
      </w:pPr>
      <w:del w:id="263" w:author="Revision" w:date="2026-08-03T16:12:00Z" w16du:dateUtc="2026-08-03T21:12:00Z">
        <w:r>
          <w:rPr>
            <w:rFonts w:ascii="Arial" w:eastAsia="Arial" w:hAnsi="Arial" w:cs="Arial"/>
          </w:rPr>
          <w:delText>We propose a two-stage sequential filtering framework in which news articles and financial reports are evaluated separately. In Stage One the model analyzes historical news to identify candidate opportunities; in Stage Two financial reports are used to validate and refine those candidates into a final portfolio. This decomposition constrains the model to a well-defined reasoning task at each stage, letting us directly evaluate the impact of structural organization of information on investment performance.</w:delText>
        </w:r>
      </w:del>
    </w:p>
    <w:p w14:paraId="2CFA9B3D" w14:textId="77777777" w:rsidR="00253A83" w:rsidRDefault="00E03B58">
      <w:pPr>
        <w:spacing w:before="40" w:after="40"/>
        <w:jc w:val="both"/>
        <w:rPr>
          <w:del w:id="264" w:author="Revision" w:date="2026-08-03T16:12:00Z" w16du:dateUtc="2026-08-03T21:12:00Z"/>
        </w:rPr>
      </w:pPr>
      <w:del w:id="265" w:author="Revision" w:date="2026-08-03T16:12:00Z" w16du:dateUtc="2026-08-03T21:12:00Z">
        <w:r>
          <w:rPr>
            <w:rFonts w:ascii="Arial" w:eastAsia="Arial" w:hAnsi="Arial" w:cs="Arial"/>
          </w:rPr>
          <w:delText>The evaluation enforces strict temporal constraints throughout to eliminate the look-ahead and data-snooping biases identified by Li et al. (2025) and others. All input data are sourced from dates strictly preceding each evaluation window, and model-specific training-cutoff restrictions further reduce lookahead risk, ensuring reported performance reflects genuine analytical capability rather than latent knowledge from pre-training.</w:delText>
        </w:r>
      </w:del>
    </w:p>
    <w:p w14:paraId="2CC5134A" w14:textId="77777777" w:rsidR="00557FAC" w:rsidRDefault="00824C87">
      <w:pPr>
        <w:pStyle w:val="Heading1"/>
        <w:keepNext/>
        <w:spacing w:after="0"/>
        <w:rPr>
          <w:rFonts w:ascii="Arial" w:hAnsi="Arial"/>
          <w:rPrChange w:id="266" w:author="Revision" w:date="2026-08-03T16:12:00Z" w16du:dateUtc="2026-08-03T21:12:00Z">
            <w:rPr/>
          </w:rPrChange>
        </w:rPr>
      </w:pPr>
      <w:r>
        <w:t>Methods</w:t>
      </w:r>
    </w:p>
    <w:p w14:paraId="2AF763F7" w14:textId="77777777" w:rsidR="00253A83" w:rsidRDefault="00E03B58">
      <w:pPr>
        <w:keepNext/>
        <w:jc w:val="center"/>
        <w:rPr>
          <w:del w:id="267" w:author="Revision" w:date="2026-08-03T16:12:00Z" w16du:dateUtc="2026-08-03T21:12:00Z"/>
        </w:rPr>
      </w:pPr>
      <w:del w:id="268" w:author="Revision" w:date="2026-08-03T16:12:00Z" w16du:dateUtc="2026-08-03T21:12:00Z">
        <w:r>
          <w:rPr>
            <w:b/>
            <w:bCs/>
            <w:noProof/>
          </w:rPr>
          <w:drawing>
            <wp:inline distT="19050" distB="19050" distL="19050" distR="19050" wp14:anchorId="410C57C0" wp14:editId="118F48C1">
              <wp:extent cx="2857500" cy="2794000"/>
              <wp:effectExtent l="0" t="0" r="0" b="0"/>
              <wp:docPr id="474874056" name="image1.png" descr="Blank diagram (4).png"/>
              <wp:cNvGraphicFramePr/>
              <a:graphic xmlns:a="http://schemas.openxmlformats.org/drawingml/2006/main">
                <a:graphicData uri="http://schemas.openxmlformats.org/drawingml/2006/picture">
                  <pic:pic xmlns:pic="http://schemas.openxmlformats.org/drawingml/2006/picture">
                    <pic:nvPicPr>
                      <pic:cNvPr id="0" name="image1.png" descr="Blank diagram (4).png"/>
                      <pic:cNvPicPr preferRelativeResize="0"/>
                    </pic:nvPicPr>
                    <pic:blipFill>
                      <a:blip r:embed="rId11"/>
                      <a:srcRect/>
                      <a:stretch>
                        <a:fillRect/>
                      </a:stretch>
                    </pic:blipFill>
                    <pic:spPr>
                      <a:xfrm>
                        <a:off x="0" y="0"/>
                        <a:ext cx="2857500" cy="2794000"/>
                      </a:xfrm>
                      <a:prstGeom prst="rect">
                        <a:avLst/>
                      </a:prstGeom>
                      <a:ln/>
                    </pic:spPr>
                  </pic:pic>
                </a:graphicData>
              </a:graphic>
            </wp:inline>
          </w:drawing>
        </w:r>
      </w:del>
    </w:p>
    <w:p w14:paraId="6FC2C44F" w14:textId="77777777" w:rsidR="00253A83" w:rsidRDefault="00E03B58">
      <w:pPr>
        <w:pStyle w:val="Heading3"/>
        <w:spacing w:before="0"/>
        <w:rPr>
          <w:del w:id="269" w:author="Revision" w:date="2026-08-03T16:12:00Z" w16du:dateUtc="2026-08-03T21:12:00Z"/>
        </w:rPr>
      </w:pPr>
      <w:del w:id="270" w:author="Revision" w:date="2026-08-03T16:12:00Z" w16du:dateUtc="2026-08-03T21:12:00Z">
        <w:r>
          <w:rPr>
            <w:rFonts w:ascii="Arial" w:eastAsia="Arial" w:hAnsi="Arial" w:cs="Arial"/>
          </w:rPr>
          <w:delText xml:space="preserve">Figure 1: A Two-Stage Filtering Framework for LLM-Driven Investing </w:delText>
        </w:r>
      </w:del>
    </w:p>
    <w:p w14:paraId="1F81D4BA" w14:textId="77777777" w:rsidR="00557FAC" w:rsidRDefault="00824C87">
      <w:pPr>
        <w:keepNext/>
        <w:jc w:val="center"/>
        <w:rPr>
          <w:ins w:id="271" w:author="Revision" w:date="2026-08-03T16:12:00Z" w16du:dateUtc="2026-08-03T21:12:00Z"/>
        </w:rPr>
      </w:pPr>
      <w:ins w:id="272" w:author="Revision" w:date="2026-08-03T16:12:00Z" w16du:dateUtc="2026-08-03T21:12:00Z">
        <w:r>
          <w:rPr>
            <w:b/>
            <w:bCs/>
            <w:noProof/>
          </w:rPr>
          <w:drawing>
            <wp:inline distT="19050" distB="19050" distL="19050" distR="19050" wp14:anchorId="29E35834" wp14:editId="11BB8BE0">
              <wp:extent cx="2743200" cy="1741221"/>
              <wp:effectExtent l="0" t="0" r="0" b="0"/>
              <wp:docPr id="1" name="image1.png" descr="Blank diagram (4).png"/>
              <wp:cNvGraphicFramePr/>
              <a:graphic xmlns:a="http://schemas.openxmlformats.org/drawingml/2006/main">
                <a:graphicData uri="http://schemas.openxmlformats.org/drawingml/2006/picture">
                  <pic:pic xmlns:pic="http://schemas.openxmlformats.org/drawingml/2006/picture">
                    <pic:nvPicPr>
                      <pic:cNvPr id="0" name="image1.png" descr="Blank diagram (4).png"/>
                      <pic:cNvPicPr preferRelativeResize="0"/>
                    </pic:nvPicPr>
                    <pic:blipFill>
                      <a:blip r:embed="rId12"/>
                      <a:srcRect/>
                      <a:stretch>
                        <a:fillRect/>
                      </a:stretch>
                    </pic:blipFill>
                    <pic:spPr>
                      <a:xfrm>
                        <a:off x="0" y="0"/>
                        <a:ext cx="2743200" cy="1741221"/>
                      </a:xfrm>
                      <a:prstGeom prst="rect">
                        <a:avLst/>
                      </a:prstGeom>
                      <a:ln/>
                    </pic:spPr>
                  </pic:pic>
                </a:graphicData>
              </a:graphic>
            </wp:inline>
          </w:drawing>
        </w:r>
      </w:ins>
    </w:p>
    <w:p w14:paraId="52CAAB0D" w14:textId="77777777" w:rsidR="00557FAC" w:rsidRDefault="00824C87">
      <w:pPr>
        <w:pStyle w:val="Heading3"/>
        <w:keepNext/>
        <w:keepLines/>
        <w:spacing w:before="0"/>
        <w:rPr>
          <w:ins w:id="273" w:author="Revision" w:date="2026-08-03T16:12:00Z" w16du:dateUtc="2026-08-03T21:12:00Z"/>
        </w:rPr>
      </w:pPr>
      <w:bookmarkStart w:id="274" w:name="_sn5z0gfe3jsb" w:colFirst="0" w:colLast="0"/>
      <w:bookmarkEnd w:id="274"/>
      <w:ins w:id="275" w:author="Revision" w:date="2026-08-03T16:12:00Z" w16du:dateUtc="2026-08-03T21:12:00Z">
        <w:r>
          <w:t>Figure 1. A Two-Stage Filtering Framework for LLM-Driven Investing. (a) The two-stage pipeline: screened news drives Stage One, which generates X candidate stocks with justifications; Stage Two then validates those against their financial reports to select the Y-stock final portfolio (the X→Y notation used throughout). (b) The unfiltered single-pass baseline analyzes all news and financial reports together in one prompt. (c) The Ranked variant screens news, then generates and ranks all candidates by conviction and takes the top Y, without a fixed Stage-One count.</w:t>
        </w:r>
      </w:ins>
    </w:p>
    <w:p w14:paraId="4410F680" w14:textId="77777777" w:rsidR="00557FAC" w:rsidRDefault="00824C87">
      <w:pPr>
        <w:pStyle w:val="Heading2"/>
        <w:keepNext/>
        <w:keepLines/>
        <w:pPrChange w:id="276" w:author="Revision" w:date="2026-08-03T16:12:00Z" w16du:dateUtc="2026-08-03T21:12:00Z">
          <w:pPr>
            <w:pStyle w:val="Heading2"/>
          </w:pPr>
        </w:pPrChange>
      </w:pPr>
      <w:r>
        <w:t>Overall Framework Overview</w:t>
      </w:r>
    </w:p>
    <w:p w14:paraId="59CD721A" w14:textId="77777777" w:rsidR="00557FAC" w:rsidRDefault="00824C87">
      <w:pPr>
        <w:spacing w:before="40" w:after="40"/>
        <w:jc w:val="both"/>
      </w:pPr>
      <w:r>
        <w:t xml:space="preserve">The </w:t>
      </w:r>
      <w:del w:id="277" w:author="Revision" w:date="2026-08-03T16:12:00Z" w16du:dateUtc="2026-08-03T21:12:00Z">
        <w:r w:rsidR="00E03B58">
          <w:rPr>
            <w:rFonts w:ascii="Arial" w:eastAsia="Arial" w:hAnsi="Arial" w:cs="Arial"/>
          </w:rPr>
          <w:delText>framework's</w:delText>
        </w:r>
      </w:del>
      <w:ins w:id="278" w:author="Revision" w:date="2026-08-03T16:12:00Z" w16du:dateUtc="2026-08-03T21:12:00Z">
        <w:r>
          <w:t>framework’s</w:t>
        </w:r>
      </w:ins>
      <w:r>
        <w:t xml:space="preserve"> architecture is illustrated in Figure 1. Its central design principle is that different information sources should be evaluated sequentially rather than simultaneously: existing approaches typically provide news, financial reports, and other market information in a single reasoning step, which maximizes information availability but can dilute relevant signals. The framework instead separates opportunity discovery from financial validation.</w:t>
      </w:r>
    </w:p>
    <w:p w14:paraId="399F34F9" w14:textId="77777777" w:rsidR="00557FAC" w:rsidRDefault="00824C87">
      <w:pPr>
        <w:spacing w:before="40" w:after="40"/>
        <w:jc w:val="both"/>
        <w:rPr>
          <w:rFonts w:ascii="Arial" w:hAnsi="Arial"/>
          <w:rPrChange w:id="279" w:author="Revision" w:date="2026-08-03T16:12:00Z" w16du:dateUtc="2026-08-03T21:12:00Z">
            <w:rPr/>
          </w:rPrChange>
        </w:rPr>
      </w:pPr>
      <w:r>
        <w:t>The framework consists of four primary phases. First, historical news articles are collected from a fixed pre-analysis window. Second, these articles are used to prompt an LLM to generate a set of candidate stocks with qualitative justifications, constituting Stage One of the framework. Third, financial reports are retrieved for each candidate stock and provided to the LLM in a second analysis stage. The model then evaluates these reports and produces a smaller set of final recommendations. The notation X→Y used throughout this paper denotes this structure: X represents the number of candidate stocks identified during Stage One, while Y represents the number of final investment selections produced after financial-report validation in Stage Two. Finally, the resulting stock selections and allocation weights are used to construct and evaluate a long-only investment portfolio over a predefined investment horizon.</w:t>
      </w:r>
    </w:p>
    <w:p w14:paraId="2BC01305" w14:textId="77777777" w:rsidR="00557FAC" w:rsidRDefault="00824C87">
      <w:pPr>
        <w:spacing w:before="40" w:after="40"/>
        <w:jc w:val="both"/>
      </w:pPr>
      <w:r>
        <w:t>One exception to this general structure is the Ranked configuration. In the other configurations, the LLM is asked to return a fixed number of candidates at each stage. In Ranked, the LLM instead ranks all candidate opportunities without limiting how many it returns; the number is capped to a set value only at the final investment step.</w:t>
      </w:r>
    </w:p>
    <w:p w14:paraId="02A66323" w14:textId="77777777" w:rsidR="00557FAC" w:rsidRDefault="00824C87">
      <w:pPr>
        <w:spacing w:before="40" w:after="40"/>
        <w:jc w:val="both"/>
      </w:pPr>
      <w:r>
        <w:t>By separating qualitative reasoning</w:t>
      </w:r>
      <w:del w:id="280" w:author="Revision" w:date="2026-08-03T16:12:00Z" w16du:dateUtc="2026-08-03T21:12:00Z">
        <w:r w:rsidR="00E03B58">
          <w:rPr>
            <w:rFonts w:ascii="Arial" w:eastAsia="Arial" w:hAnsi="Arial" w:cs="Arial"/>
          </w:rPr>
          <w:delText>—</w:delText>
        </w:r>
      </w:del>
      <w:ins w:id="281" w:author="Revision" w:date="2026-08-03T16:12:00Z" w16du:dateUtc="2026-08-03T21:12:00Z">
        <w:r>
          <w:t xml:space="preserve"> (</w:t>
        </w:r>
      </w:ins>
      <w:r>
        <w:t>interpreting news narratives and financial-report language</w:t>
      </w:r>
      <w:del w:id="282" w:author="Revision" w:date="2026-08-03T16:12:00Z" w16du:dateUtc="2026-08-03T21:12:00Z">
        <w:r w:rsidR="00E03B58">
          <w:rPr>
            <w:rFonts w:ascii="Arial" w:eastAsia="Arial" w:hAnsi="Arial" w:cs="Arial"/>
          </w:rPr>
          <w:delText>—</w:delText>
        </w:r>
      </w:del>
      <w:ins w:id="283" w:author="Revision" w:date="2026-08-03T16:12:00Z" w16du:dateUtc="2026-08-03T21:12:00Z">
        <w:r>
          <w:t xml:space="preserve">) </w:t>
        </w:r>
      </w:ins>
      <w:r>
        <w:t>from quantitative evaluation—deterministic calculation of returns, volatility, and benchmark comparisons by external code—the framework assigns each component to the tool best suited to it, improving reliability and interpretability and allowing performance differences to be attributed to specific stages.</w:t>
      </w:r>
    </w:p>
    <w:p w14:paraId="4435F1A8" w14:textId="77777777" w:rsidR="00557FAC" w:rsidRDefault="00824C87">
      <w:pPr>
        <w:spacing w:before="40" w:after="40"/>
        <w:jc w:val="both"/>
      </w:pPr>
      <w:r>
        <w:t xml:space="preserve">To evaluate the effect of structural organization of information, multiple filtering configurations were tested, including unfiltered baseline, Ranked, 30→15, 30→10, 30→5, 20→10, 20→5, 10→5, 10→3, and 5→3. Here the unfiltered baseline represents the conventional approach used in much of the existing literature, in which news articles and financial reports are analyzed simultaneously without sequential filtering. </w:t>
      </w:r>
    </w:p>
    <w:p w14:paraId="64849FDC" w14:textId="77777777" w:rsidR="00557FAC" w:rsidRDefault="00824C87">
      <w:pPr>
        <w:pStyle w:val="Heading2"/>
        <w:keepNext/>
        <w:keepLines/>
        <w:pPrChange w:id="284" w:author="Revision" w:date="2026-08-03T16:12:00Z" w16du:dateUtc="2026-08-03T21:12:00Z">
          <w:pPr>
            <w:pStyle w:val="Heading2"/>
          </w:pPr>
        </w:pPrChange>
      </w:pPr>
      <w:r>
        <w:t>Data Sources</w:t>
      </w:r>
    </w:p>
    <w:p w14:paraId="4EF5A5FE" w14:textId="77777777" w:rsidR="00557FAC" w:rsidRDefault="00824C87">
      <w:pPr>
        <w:spacing w:before="40" w:after="40"/>
        <w:jc w:val="both"/>
      </w:pPr>
      <w:r>
        <w:t xml:space="preserve">Three primary categories of data are used in this study: news articles, financial reports, and historical market prices. </w:t>
      </w:r>
      <w:del w:id="285" w:author="Revision" w:date="2026-08-03T16:12:00Z" w16du:dateUtc="2026-08-03T21:12:00Z">
        <w:r w:rsidR="00E03B58">
          <w:rPr>
            <w:rFonts w:ascii="Arial" w:eastAsia="Arial" w:hAnsi="Arial" w:cs="Arial"/>
          </w:rPr>
          <w:delText xml:space="preserve">News data is sourced exclusively from a reputable financial news provider using an application programming interface. All articles are retrieved from dates strictly </w:delText>
        </w:r>
        <w:r w:rsidR="00E03B58">
          <w:rPr>
            <w:rFonts w:ascii="Arial" w:eastAsia="Arial" w:hAnsi="Arial" w:cs="Arial"/>
          </w:rPr>
          <w:delText>before</w:delText>
        </w:r>
        <w:r w:rsidR="00E03B58">
          <w:rPr>
            <w:rFonts w:ascii="Arial" w:eastAsia="Arial" w:hAnsi="Arial" w:cs="Arial"/>
          </w:rPr>
          <w:delText xml:space="preserve"> the beginning of each evaluation period to prevent future information leakage</w:delText>
        </w:r>
      </w:del>
      <w:ins w:id="286" w:author="Revision" w:date="2026-08-03T16:12:00Z" w16du:dateUtc="2026-08-03T21:12:00Z">
        <w:r>
          <w:t>News articles are obtained through the New York Times Article Search application programming interface, and company financial reports through the Alpha Vantage company-report endpoints; both are cached locally. For each decision date, news is drawn from a fixed 24-month window ending at that date; article publication timestamps are parsed to Coordinated Universal Time (UTC) and compared date-only against the window, and duplicate or syndicated stories are removed by exact headline match (first occurrence kept). Every news document is filtered to a publication date strictly preceding the decision date; financial reports require a stricter rule than the period end alone, given below</w:t>
        </w:r>
      </w:ins>
      <w:r>
        <w:t>.</w:t>
      </w:r>
    </w:p>
    <w:p w14:paraId="40EDF0C4" w14:textId="77777777" w:rsidR="00557FAC" w:rsidRDefault="00824C87">
      <w:pPr>
        <w:spacing w:before="40" w:after="40"/>
        <w:jc w:val="both"/>
      </w:pPr>
      <w:r>
        <w:t>Financial reports are</w:t>
      </w:r>
      <w:ins w:id="287" w:author="Revision" w:date="2026-08-03T16:12:00Z" w16du:dateUtc="2026-08-03T21:12:00Z">
        <w:r>
          <w:t xml:space="preserve"> quarterly income statement, balance sheet and cash-flow filings</w:t>
        </w:r>
      </w:ins>
      <w:r>
        <w:t xml:space="preserve"> retrieved for each stock that passes Stage One, providing structured company-level data the LLM uses in Stage Two to validate and refine the candidate list. </w:t>
      </w:r>
      <w:del w:id="288" w:author="Revision" w:date="2026-08-03T16:12:00Z" w16du:dateUtc="2026-08-03T21:12:00Z">
        <w:r w:rsidR="00E03B58">
          <w:rPr>
            <w:rFonts w:ascii="Arial" w:eastAsia="Arial" w:hAnsi="Arial" w:cs="Arial"/>
          </w:rPr>
          <w:delText>Like news, reports are sourced only from dates preceding the evaluation period.</w:delText>
        </w:r>
      </w:del>
      <w:ins w:id="289" w:author="Revision" w:date="2026-08-03T16:12:00Z" w16du:dateUtc="2026-08-03T21:12:00Z">
        <w:r>
          <w:t>Because a fiscal period ending before a decision date does not mean the report was public by then, a report is admitted only if it was available strictly before that date. Availability is taken as the later of two dates: the fiscal period end plus the statutory filing deadline, and any filing date supplied by the source. The deadlines applied are 45 days for quarterly filings and 75 days for annual filings, the accelerated-filer limits, so the bound holds across the whole universe rather than only its largest constituents. Reports dated on the decision date itself are also excluded, since filings accepted after 17:30 Eastern Time are disseminated the following business day. In practice this withholds the most recent quarter from any decision falling inside its filing window.</w:t>
        </w:r>
      </w:ins>
      <w:r>
        <w:t xml:space="preserve"> (In the unfiltered baseline, financial reports for the full union of stocks selected by any configuration are provided alongside all available news articles.)</w:t>
      </w:r>
    </w:p>
    <w:p w14:paraId="033A73D6" w14:textId="77777777" w:rsidR="00557FAC" w:rsidRDefault="00824C87">
      <w:pPr>
        <w:spacing w:before="40" w:after="40"/>
        <w:jc w:val="both"/>
      </w:pPr>
      <w:r>
        <w:t>Market data comprises daily adjusted closing prices for individual stocks and benchmark indices, introduced only after recommendations are finalized. This isolates the reasoning process from look-ahead bias, and all return calculations and risk metrics are computed externally using deterministic formulas.</w:t>
      </w:r>
    </w:p>
    <w:p w14:paraId="747A8A0B" w14:textId="77777777" w:rsidR="00557FAC" w:rsidRDefault="00824C87">
      <w:pPr>
        <w:pStyle w:val="Heading2"/>
        <w:keepNext/>
        <w:keepLines/>
        <w:pPrChange w:id="290" w:author="Revision" w:date="2026-08-03T16:12:00Z" w16du:dateUtc="2026-08-03T21:12:00Z">
          <w:pPr>
            <w:pStyle w:val="Heading2"/>
          </w:pPr>
        </w:pPrChange>
      </w:pPr>
      <w:r>
        <w:t>News Article Relevance Screening Process</w:t>
      </w:r>
    </w:p>
    <w:p w14:paraId="1C0EB5C5" w14:textId="77777777" w:rsidR="00557FAC" w:rsidRDefault="00824C87">
      <w:pPr>
        <w:spacing w:before="40" w:after="40"/>
        <w:jc w:val="both"/>
      </w:pPr>
      <w:r>
        <w:t>Raw news often contains material irrelevant to investment decisions—opinion pieces, general technology discussion, or political commentary without market implications. A dedicated LLM-based relevance screening step therefore precedes strategy generation: the LLM labels each article financially relevant or irrelevant under a constrained classification prompt, with no manual review or rule-based expressions, keeping screening consistent and scalable across evaluation windows.</w:t>
      </w:r>
    </w:p>
    <w:p w14:paraId="7B601503" w14:textId="77777777" w:rsidR="00557FAC" w:rsidRDefault="00824C87">
      <w:pPr>
        <w:spacing w:before="40" w:after="40"/>
        <w:jc w:val="both"/>
      </w:pPr>
      <w:r>
        <w:t>Batches of articles are screened with a constrained prompt selecting only those with clear, direct market relevance</w:t>
      </w:r>
      <w:del w:id="291" w:author="Revision" w:date="2026-08-03T16:12:00Z" w16du:dateUtc="2026-08-03T21:12:00Z">
        <w:r w:rsidR="00E03B58">
          <w:rPr>
            <w:rFonts w:ascii="Arial" w:eastAsia="Arial" w:hAnsi="Arial" w:cs="Arial"/>
          </w:rPr>
          <w:delText>—</w:delText>
        </w:r>
      </w:del>
      <w:ins w:id="292" w:author="Revision" w:date="2026-08-03T16:12:00Z" w16du:dateUtc="2026-08-03T21:12:00Z">
        <w:r>
          <w:t xml:space="preserve">: </w:t>
        </w:r>
      </w:ins>
      <w:r>
        <w:t>earnings announcements, major corporate events, regulatory changes, macroeconomic indicators, and industry-level shifts</w:t>
      </w:r>
      <w:del w:id="293" w:author="Revision" w:date="2026-08-03T16:12:00Z" w16du:dateUtc="2026-08-03T21:12:00Z">
        <w:r w:rsidR="00E03B58">
          <w:rPr>
            <w:rFonts w:ascii="Arial" w:eastAsia="Arial" w:hAnsi="Arial" w:cs="Arial"/>
          </w:rPr>
          <w:delText>; articles without clear investment impact are excluded</w:delText>
        </w:r>
      </w:del>
      <w:r>
        <w:t>.</w:t>
      </w:r>
    </w:p>
    <w:p w14:paraId="30131B1D" w14:textId="77777777" w:rsidR="00557FAC" w:rsidRDefault="00824C87">
      <w:pPr>
        <w:spacing w:before="40" w:after="40"/>
        <w:jc w:val="both"/>
      </w:pPr>
      <w:r>
        <w:t>Screened articles are stored in a curated database and reused downstream, letting a small, high-quality input set drive strategy generation and reducing the influence of irrelevant or misleading information.</w:t>
      </w:r>
      <w:ins w:id="294" w:author="Revision" w:date="2026-08-03T16:12:00Z" w16du:dateUtc="2026-08-03T21:12:00Z">
        <w:r>
          <w:t xml:space="preserve"> In a representative screening run, the relevance filter retained 110 of 1,382 collected articles (8.0%) under strict investment-relevance criteria.</w:t>
        </w:r>
      </w:ins>
    </w:p>
    <w:p w14:paraId="062EEA2F" w14:textId="77777777" w:rsidR="00557FAC" w:rsidRDefault="00824C87">
      <w:pPr>
        <w:spacing w:before="40" w:after="40"/>
        <w:jc w:val="both"/>
        <w:rPr>
          <w:ins w:id="295" w:author="Revision" w:date="2026-08-03T16:12:00Z" w16du:dateUtc="2026-08-03T21:12:00Z"/>
        </w:rPr>
      </w:pPr>
      <w:ins w:id="296" w:author="Revision" w:date="2026-08-03T16:12:00Z" w16du:dateUtc="2026-08-03T21:12:00Z">
        <w:r>
          <w:t>To check the screen against human judgment, we blind-labeled a stratified sample of 180 of these articles (70 screen-passed and 110 screen-rejected) without access to the screen’s decisions. The screen achieved a precision of 100% (95% Wilson confidence interval 94.8–100%): every article it passed was independently judged relevant, so the downstream stages are not contaminated by off-topic news. It is, however, deliberately conservative — re-weighting to the 8.0% population pass rate gives an estimated recall of 16% and a false-omission rate of 45% — indicating a high relevance bar rather than exhaustive retrieval; because the pipeline requires a focused, high-precision input set rather than complete coverage, precision is the more consequential property for downstream quality, and we note the lower recall as a limitation. Human–screen agreement was positive but modest (Cohen’s kappa = 0.17), a value held down by the low base rate of passed articles, for which kappa is known to understate agreement. The screen is applied by the model without human adjudication during normal operation.</w:t>
        </w:r>
      </w:ins>
    </w:p>
    <w:p w14:paraId="6803E74C" w14:textId="77777777" w:rsidR="00557FAC" w:rsidRDefault="00824C87">
      <w:pPr>
        <w:pStyle w:val="Heading2"/>
        <w:keepNext/>
        <w:keepLines/>
        <w:pPrChange w:id="297" w:author="Revision" w:date="2026-08-03T16:12:00Z" w16du:dateUtc="2026-08-03T21:12:00Z">
          <w:pPr>
            <w:pStyle w:val="Heading2"/>
          </w:pPr>
        </w:pPrChange>
      </w:pPr>
      <w:r>
        <w:t>LLM-Based Strategy Generation</w:t>
      </w:r>
    </w:p>
    <w:p w14:paraId="78CD3E8D" w14:textId="77777777" w:rsidR="00557FAC" w:rsidRDefault="00E03B58">
      <w:pPr>
        <w:spacing w:before="40" w:after="40"/>
        <w:jc w:val="both"/>
      </w:pPr>
      <w:del w:id="298" w:author="Revision" w:date="2026-08-03T16:12:00Z" w16du:dateUtc="2026-08-03T21:12:00Z">
        <w:r>
          <w:rPr>
            <w:rFonts w:ascii="Arial" w:eastAsia="Arial" w:hAnsi="Arial" w:cs="Arial"/>
          </w:rPr>
          <w:delText xml:space="preserve">The </w:delText>
        </w:r>
      </w:del>
      <w:ins w:id="299" w:author="Revision" w:date="2026-08-03T16:12:00Z" w16du:dateUtc="2026-08-03T21:12:00Z">
        <w:r w:rsidR="00824C87">
          <w:t xml:space="preserve">In Stage One the </w:t>
        </w:r>
      </w:ins>
      <w:r w:rsidR="00824C87">
        <w:t xml:space="preserve">screened news dataset </w:t>
      </w:r>
      <w:del w:id="300" w:author="Revision" w:date="2026-08-03T16:12:00Z" w16du:dateUtc="2026-08-03T21:12:00Z">
        <w:r>
          <w:rPr>
            <w:rFonts w:ascii="Arial" w:eastAsia="Arial" w:hAnsi="Arial" w:cs="Arial"/>
          </w:rPr>
          <w:delText xml:space="preserve">then </w:delText>
        </w:r>
      </w:del>
      <w:r w:rsidR="00824C87">
        <w:t xml:space="preserve">prompts the LLM to </w:t>
      </w:r>
      <w:del w:id="301" w:author="Revision" w:date="2026-08-03T16:12:00Z" w16du:dateUtc="2026-08-03T21:12:00Z">
        <w:r>
          <w:rPr>
            <w:rFonts w:ascii="Arial" w:eastAsia="Arial" w:hAnsi="Arial" w:cs="Arial"/>
          </w:rPr>
          <w:delText>generate investment recommendations, identifying</w:delText>
        </w:r>
      </w:del>
      <w:ins w:id="302" w:author="Revision" w:date="2026-08-03T16:12:00Z" w16du:dateUtc="2026-08-03T21:12:00Z">
        <w:r w:rsidR="00824C87">
          <w:t>nominate candidate</w:t>
        </w:r>
      </w:ins>
      <w:r w:rsidR="00824C87">
        <w:t xml:space="preserve"> companies likely to benefit from the trends and events described</w:t>
      </w:r>
      <w:del w:id="303" w:author="Revision" w:date="2026-08-03T16:12:00Z" w16du:dateUtc="2026-08-03T21:12:00Z">
        <w:r>
          <w:rPr>
            <w:rFonts w:ascii="Arial" w:eastAsia="Arial" w:hAnsi="Arial" w:cs="Arial"/>
          </w:rPr>
          <w:delText>. For</w:delText>
        </w:r>
      </w:del>
      <w:ins w:id="304" w:author="Revision" w:date="2026-08-03T16:12:00Z" w16du:dateUtc="2026-08-03T21:12:00Z">
        <w:r w:rsidR="00824C87">
          <w:t>,</w:t>
        </w:r>
      </w:ins>
      <w:r w:rsidR="00824C87">
        <w:t xml:space="preserve"> each </w:t>
      </w:r>
      <w:del w:id="305" w:author="Revision" w:date="2026-08-03T16:12:00Z" w16du:dateUtc="2026-08-03T21:12:00Z">
        <w:r>
          <w:rPr>
            <w:rFonts w:ascii="Arial" w:eastAsia="Arial" w:hAnsi="Arial" w:cs="Arial"/>
          </w:rPr>
          <w:delText xml:space="preserve">selected stock the model must provide </w:delText>
        </w:r>
      </w:del>
      <w:ins w:id="306" w:author="Revision" w:date="2026-08-03T16:12:00Z" w16du:dateUtc="2026-08-03T21:12:00Z">
        <w:r w:rsidR="00824C87">
          <w:t xml:space="preserve">with </w:t>
        </w:r>
      </w:ins>
      <w:r w:rsidR="00824C87">
        <w:t>a concise justification</w:t>
      </w:r>
      <w:del w:id="307" w:author="Revision" w:date="2026-08-03T16:12:00Z" w16du:dateUtc="2026-08-03T21:12:00Z">
        <w:r>
          <w:rPr>
            <w:rFonts w:ascii="Arial" w:eastAsia="Arial" w:hAnsi="Arial" w:cs="Arial"/>
          </w:rPr>
          <w:delText xml:space="preserve"> of its reasoning</w:delText>
        </w:r>
      </w:del>
      <w:ins w:id="308" w:author="Revision" w:date="2026-08-03T16:12:00Z" w16du:dateUtc="2026-08-03T21:12:00Z">
        <w:r w:rsidR="00824C87">
          <w:t>. This stage yields the candidate pool, not the final portfolio; only the unfiltered single-pass baseline produces a portfolio in one call</w:t>
        </w:r>
      </w:ins>
      <w:r w:rsidR="00824C87">
        <w:t>.</w:t>
      </w:r>
    </w:p>
    <w:p w14:paraId="74E58F4C" w14:textId="77777777" w:rsidR="00557FAC" w:rsidRDefault="00824C87">
      <w:pPr>
        <w:spacing w:before="40" w:after="40"/>
        <w:jc w:val="both"/>
      </w:pPr>
      <w:r>
        <w:t xml:space="preserve">The model also assigns each </w:t>
      </w:r>
      <w:del w:id="309" w:author="Revision" w:date="2026-08-03T16:12:00Z" w16du:dateUtc="2026-08-03T21:12:00Z">
        <w:r w:rsidR="00E03B58">
          <w:rPr>
            <w:rFonts w:ascii="Arial" w:eastAsia="Arial" w:hAnsi="Arial" w:cs="Arial"/>
          </w:rPr>
          <w:delText>recommendation</w:delText>
        </w:r>
      </w:del>
      <w:ins w:id="310" w:author="Revision" w:date="2026-08-03T16:12:00Z" w16du:dateUtc="2026-08-03T21:12:00Z">
        <w:r>
          <w:t>candidate</w:t>
        </w:r>
      </w:ins>
      <w:r>
        <w:t xml:space="preserve"> a percentage allocation</w:t>
      </w:r>
      <w:del w:id="311" w:author="Revision" w:date="2026-08-03T16:12:00Z" w16du:dateUtc="2026-08-03T21:12:00Z">
        <w:r w:rsidR="00E03B58">
          <w:rPr>
            <w:rFonts w:ascii="Arial" w:eastAsia="Arial" w:hAnsi="Arial" w:cs="Arial"/>
          </w:rPr>
          <w:delText xml:space="preserve">, with </w:delText>
        </w:r>
      </w:del>
      <w:ins w:id="312" w:author="Revision" w:date="2026-08-03T16:12:00Z" w16du:dateUtc="2026-08-03T21:12:00Z">
        <w:r>
          <w:t xml:space="preserve"> and is instructed to make the </w:t>
        </w:r>
      </w:ins>
      <w:r>
        <w:t xml:space="preserve">allocations </w:t>
      </w:r>
      <w:del w:id="313" w:author="Revision" w:date="2026-08-03T16:12:00Z" w16du:dateUtc="2026-08-03T21:12:00Z">
        <w:r w:rsidR="00E03B58">
          <w:rPr>
            <w:rFonts w:ascii="Arial" w:eastAsia="Arial" w:hAnsi="Arial" w:cs="Arial"/>
          </w:rPr>
          <w:delText>summing</w:delText>
        </w:r>
      </w:del>
      <w:ins w:id="314" w:author="Revision" w:date="2026-08-03T16:12:00Z" w16du:dateUtc="2026-08-03T21:12:00Z">
        <w:r>
          <w:t>sum</w:t>
        </w:r>
      </w:ins>
      <w:r>
        <w:t xml:space="preserve"> to 100 percent.</w:t>
      </w:r>
      <w:ins w:id="315" w:author="Revision" w:date="2026-08-03T16:12:00Z" w16du:dateUtc="2026-08-03T21:12:00Z">
        <w:r>
          <w:t xml:space="preserve"> When they do not, the execution layer renormalizes rather than rejecting the response: each allocation is divided by the sum of all allocations and rescaled to 100 percent, with the rounding remainder absorbed into the largest position. Portfolio weights are therefore always a valid distribution.</w:t>
        </w:r>
      </w:ins>
    </w:p>
    <w:p w14:paraId="25B73BFD" w14:textId="77777777" w:rsidR="00557FAC" w:rsidRDefault="00824C87">
      <w:pPr>
        <w:spacing w:before="40" w:after="40"/>
        <w:jc w:val="both"/>
      </w:pPr>
      <w:r>
        <w:t xml:space="preserve">The output </w:t>
      </w:r>
      <w:ins w:id="316" w:author="Revision" w:date="2026-08-03T16:12:00Z" w16du:dateUtc="2026-08-03T21:12:00Z">
        <w:r>
          <w:t xml:space="preserve">of each stage </w:t>
        </w:r>
      </w:ins>
      <w:r>
        <w:t xml:space="preserve">is a structured </w:t>
      </w:r>
      <w:del w:id="317" w:author="Revision" w:date="2026-08-03T16:12:00Z" w16du:dateUtc="2026-08-03T21:12:00Z">
        <w:r w:rsidR="00E03B58">
          <w:rPr>
            <w:rFonts w:ascii="Arial" w:eastAsia="Arial" w:hAnsi="Arial" w:cs="Arial"/>
          </w:rPr>
          <w:delText>strategy</w:delText>
        </w:r>
      </w:del>
      <w:ins w:id="318" w:author="Revision" w:date="2026-08-03T16:12:00Z" w16du:dateUtc="2026-08-03T21:12:00Z">
        <w:r>
          <w:t>set</w:t>
        </w:r>
      </w:ins>
      <w:r>
        <w:t xml:space="preserve"> of tickers, allocation weights, and qualitative explanations, enabling transparent evaluation without further LLM inference.</w:t>
      </w:r>
    </w:p>
    <w:p w14:paraId="0185299D" w14:textId="77777777" w:rsidR="00557FAC" w:rsidRDefault="00824C87">
      <w:pPr>
        <w:spacing w:before="40" w:after="40"/>
        <w:jc w:val="both"/>
      </w:pPr>
      <w:r>
        <w:t xml:space="preserve">In the two-stage configurations </w:t>
      </w:r>
      <w:del w:id="319" w:author="Revision" w:date="2026-08-03T16:12:00Z" w16du:dateUtc="2026-08-03T21:12:00Z">
        <w:r w:rsidR="00E03B58">
          <w:rPr>
            <w:rFonts w:ascii="Arial" w:eastAsia="Arial" w:hAnsi="Arial" w:cs="Arial"/>
          </w:rPr>
          <w:delText xml:space="preserve">this constitutes </w:delText>
        </w:r>
      </w:del>
      <w:r>
        <w:t xml:space="preserve">Stage </w:t>
      </w:r>
      <w:del w:id="320" w:author="Revision" w:date="2026-08-03T16:12:00Z" w16du:dateUtc="2026-08-03T21:12:00Z">
        <w:r w:rsidR="00E03B58">
          <w:rPr>
            <w:rFonts w:ascii="Arial" w:eastAsia="Arial" w:hAnsi="Arial" w:cs="Arial"/>
          </w:rPr>
          <w:delText>One. Following</w:delText>
        </w:r>
      </w:del>
      <w:ins w:id="321" w:author="Revision" w:date="2026-08-03T16:12:00Z" w16du:dateUtc="2026-08-03T21:12:00Z">
        <w:r>
          <w:t>Two then follows. Using</w:t>
        </w:r>
      </w:ins>
      <w:r>
        <w:t xml:space="preserve"> the X→Y notation defined in the framework overview, financial reports are fetched for each of the X candidates and provided alongside the Stage One justifications; the model evaluates each candidate against its report data and produces a final, smaller set of Y recommendations with updated justifications and weights.</w:t>
      </w:r>
    </w:p>
    <w:p w14:paraId="6C9A1132" w14:textId="77777777" w:rsidR="00557FAC" w:rsidRDefault="00824C87">
      <w:pPr>
        <w:pStyle w:val="Heading2"/>
        <w:keepNext/>
        <w:keepLines/>
        <w:pPrChange w:id="322" w:author="Revision" w:date="2026-08-03T16:12:00Z" w16du:dateUtc="2026-08-03T21:12:00Z">
          <w:pPr>
            <w:pStyle w:val="Heading2"/>
          </w:pPr>
        </w:pPrChange>
      </w:pPr>
      <w:r>
        <w:t>Bias and Hallucination Mitigation</w:t>
      </w:r>
    </w:p>
    <w:p w14:paraId="6D92AEF6" w14:textId="77777777" w:rsidR="00557FAC" w:rsidRDefault="00824C87">
      <w:pPr>
        <w:spacing w:before="40" w:after="40"/>
        <w:jc w:val="both"/>
      </w:pPr>
      <w:r>
        <w:t xml:space="preserve">Large language models are known to exhibit hallucinations and implicit </w:t>
      </w:r>
      <w:del w:id="323" w:author="Revision" w:date="2026-08-03T16:12:00Z" w16du:dateUtc="2026-08-03T21:12:00Z">
        <w:r w:rsidR="00E03B58">
          <w:rPr>
            <w:rFonts w:ascii="Arial" w:eastAsia="Arial" w:hAnsi="Arial" w:cs="Arial"/>
          </w:rPr>
          <w:delText>bias</w:delText>
        </w:r>
        <w:r w:rsidR="00E03B58">
          <w:rPr>
            <w:rFonts w:ascii="Arial" w:eastAsia="Arial" w:hAnsi="Arial" w:cs="Arial"/>
            <w:vertAlign w:val="superscript"/>
          </w:rPr>
          <w:delText>45</w:delText>
        </w:r>
      </w:del>
      <w:ins w:id="324" w:author="Revision" w:date="2026-08-03T16:12:00Z" w16du:dateUtc="2026-08-03T21:12:00Z">
        <w:r>
          <w:t>bias</w:t>
        </w:r>
        <w:r>
          <w:rPr>
            <w:vertAlign w:val="superscript"/>
          </w:rPr>
          <w:t>12</w:t>
        </w:r>
      </w:ins>
      <w:r>
        <w:t>, particularly when prompted with open-ended tasks or incomplete constraints. To mitigate these issues, several safeguards are integrated into the proposed framework.</w:t>
      </w:r>
    </w:p>
    <w:p w14:paraId="2F4F0C3A" w14:textId="77777777" w:rsidR="00557FAC" w:rsidRDefault="00824C87">
      <w:pPr>
        <w:spacing w:before="40" w:after="40"/>
        <w:jc w:val="both"/>
      </w:pPr>
      <w:r>
        <w:t xml:space="preserve">First, strict temporal constraints are enforced at every stage of the pipeline. </w:t>
      </w:r>
      <w:del w:id="325" w:author="Revision" w:date="2026-08-03T16:12:00Z" w16du:dateUtc="2026-08-03T21:12:00Z">
        <w:r w:rsidR="00E03B58">
          <w:rPr>
            <w:rFonts w:ascii="Arial" w:eastAsia="Arial" w:hAnsi="Arial" w:cs="Arial"/>
          </w:rPr>
          <w:delText>All news</w:delText>
        </w:r>
      </w:del>
      <w:ins w:id="326" w:author="Revision" w:date="2026-08-03T16:12:00Z" w16du:dateUtc="2026-08-03T21:12:00Z">
        <w:r>
          <w:t>News</w:t>
        </w:r>
      </w:ins>
      <w:r>
        <w:t xml:space="preserve"> articles </w:t>
      </w:r>
      <w:del w:id="327" w:author="Revision" w:date="2026-08-03T16:12:00Z" w16du:dateUtc="2026-08-03T21:12:00Z">
        <w:r w:rsidR="00E03B58">
          <w:rPr>
            <w:rFonts w:ascii="Arial" w:eastAsia="Arial" w:hAnsi="Arial" w:cs="Arial"/>
          </w:rPr>
          <w:delText xml:space="preserve">and financial reports </w:delText>
        </w:r>
      </w:del>
      <w:r>
        <w:t xml:space="preserve">provided to the LLM </w:t>
      </w:r>
      <w:del w:id="328" w:author="Revision" w:date="2026-08-03T16:12:00Z" w16du:dateUtc="2026-08-03T21:12:00Z">
        <w:r w:rsidR="00E03B58">
          <w:rPr>
            <w:rFonts w:ascii="Arial" w:eastAsia="Arial" w:hAnsi="Arial" w:cs="Arial"/>
          </w:rPr>
          <w:delText>originate from dates</w:delText>
        </w:r>
      </w:del>
      <w:ins w:id="329" w:author="Revision" w:date="2026-08-03T16:12:00Z" w16du:dateUtc="2026-08-03T21:12:00Z">
        <w:r>
          <w:t>are published</w:t>
        </w:r>
      </w:ins>
      <w:r>
        <w:t xml:space="preserve"> strictly </w:t>
      </w:r>
      <w:del w:id="330" w:author="Revision" w:date="2026-08-03T16:12:00Z" w16du:dateUtc="2026-08-03T21:12:00Z">
        <w:r w:rsidR="00E03B58">
          <w:rPr>
            <w:rFonts w:ascii="Arial" w:eastAsia="Arial" w:hAnsi="Arial" w:cs="Arial"/>
          </w:rPr>
          <w:delText>preceding</w:delText>
        </w:r>
      </w:del>
      <w:ins w:id="331" w:author="Revision" w:date="2026-08-03T16:12:00Z" w16du:dateUtc="2026-08-03T21:12:00Z">
        <w:r>
          <w:t>before</w:t>
        </w:r>
      </w:ins>
      <w:r>
        <w:t xml:space="preserve"> the evaluation period, </w:t>
      </w:r>
      <w:ins w:id="332" w:author="Revision" w:date="2026-08-03T16:12:00Z" w16du:dateUtc="2026-08-03T21:12:00Z">
        <w:r>
          <w:t xml:space="preserve">financial reports are admitted only once public under the availability rule given in Data Sources, </w:t>
        </w:r>
      </w:ins>
      <w:r>
        <w:t xml:space="preserve">and no market price data </w:t>
      </w:r>
      <w:del w:id="333" w:author="Revision" w:date="2026-08-03T16:12:00Z" w16du:dateUtc="2026-08-03T21:12:00Z">
        <w:r w:rsidR="00E03B58">
          <w:rPr>
            <w:rFonts w:ascii="Arial" w:eastAsia="Arial" w:hAnsi="Arial" w:cs="Arial"/>
          </w:rPr>
          <w:delText>is included</w:delText>
        </w:r>
      </w:del>
      <w:ins w:id="334" w:author="Revision" w:date="2026-08-03T16:12:00Z" w16du:dateUtc="2026-08-03T21:12:00Z">
        <w:r>
          <w:t>appears</w:t>
        </w:r>
      </w:ins>
      <w:r>
        <w:t xml:space="preserve"> in any prompt. This design </w:t>
      </w:r>
      <w:del w:id="335" w:author="Revision" w:date="2026-08-03T16:12:00Z" w16du:dateUtc="2026-08-03T21:12:00Z">
        <w:r w:rsidR="00E03B58">
          <w:rPr>
            <w:rFonts w:ascii="Arial" w:eastAsia="Arial" w:hAnsi="Arial" w:cs="Arial"/>
          </w:rPr>
          <w:delText>eliminates</w:delText>
        </w:r>
      </w:del>
      <w:ins w:id="336" w:author="Revision" w:date="2026-08-03T16:12:00Z" w16du:dateUtc="2026-08-03T21:12:00Z">
        <w:r>
          <w:t>blocks the principal channels of</w:t>
        </w:r>
      </w:ins>
      <w:r>
        <w:t xml:space="preserve"> look-ahead bias</w:t>
      </w:r>
      <w:del w:id="337" w:author="Revision" w:date="2026-08-03T16:12:00Z" w16du:dateUtc="2026-08-03T21:12:00Z">
        <w:r w:rsidR="00E03B58">
          <w:rPr>
            <w:rFonts w:ascii="Arial" w:eastAsia="Arial" w:hAnsi="Arial" w:cs="Arial"/>
          </w:rPr>
          <w:delText xml:space="preserve"> because</w:delText>
        </w:r>
      </w:del>
      <w:ins w:id="338" w:author="Revision" w:date="2026-08-03T16:12:00Z" w16du:dateUtc="2026-08-03T21:12:00Z">
        <w:r>
          <w:t>:</w:t>
        </w:r>
      </w:ins>
      <w:r>
        <w:t xml:space="preserve"> the LLM cannot receive</w:t>
      </w:r>
      <w:del w:id="339" w:author="Revision" w:date="2026-08-03T16:12:00Z" w16du:dateUtc="2026-08-03T21:12:00Z">
        <w:r w:rsidR="00E03B58">
          <w:rPr>
            <w:rFonts w:ascii="Arial" w:eastAsia="Arial" w:hAnsi="Arial" w:cs="Arial"/>
          </w:rPr>
          <w:delText>—</w:delText>
        </w:r>
      </w:del>
      <w:ins w:id="340" w:author="Revision" w:date="2026-08-03T16:12:00Z" w16du:dateUtc="2026-08-03T21:12:00Z">
        <w:r>
          <w:t xml:space="preserve">, </w:t>
        </w:r>
      </w:ins>
      <w:r>
        <w:t>directly or indirectly</w:t>
      </w:r>
      <w:del w:id="341" w:author="Revision" w:date="2026-08-03T16:12:00Z" w16du:dateUtc="2026-08-03T21:12:00Z">
        <w:r w:rsidR="00E03B58">
          <w:rPr>
            <w:rFonts w:ascii="Arial" w:eastAsia="Arial" w:hAnsi="Arial" w:cs="Arial"/>
          </w:rPr>
          <w:delText>—any</w:delText>
        </w:r>
      </w:del>
      <w:ins w:id="342" w:author="Revision" w:date="2026-08-03T16:12:00Z" w16du:dateUtc="2026-08-03T21:12:00Z">
        <w:r>
          <w:t>,</w:t>
        </w:r>
      </w:ins>
      <w:r>
        <w:t xml:space="preserve"> information about price movements that occurred after the analysis date. Without this constraint, even a subtle mention of a post-analysis event in a news article could allow the model to exploit latent knowledge from pre-training, making retrospective returns appear higher than any real investor could achieve.</w:t>
      </w:r>
    </w:p>
    <w:p w14:paraId="0694E677" w14:textId="77777777" w:rsidR="00557FAC" w:rsidRDefault="00824C87">
      <w:pPr>
        <w:spacing w:before="40" w:after="40"/>
        <w:jc w:val="both"/>
      </w:pPr>
      <w:r>
        <w:t>Second, the LLM must justify each recommendation explicitly. Justifications serve as an internal consistency check: recommendations lacking a clear connection to the input information can be identified and excluded.</w:t>
      </w:r>
      <w:ins w:id="343" w:author="Revision" w:date="2026-08-03T16:12:00Z" w16du:dateUtc="2026-08-03T21:12:00Z">
        <w:r>
          <w:t xml:space="preserve"> In the runs reported here this check functioned as an audit of the generated output rather than a filter: no recommendation was removed by it.</w:t>
        </w:r>
      </w:ins>
    </w:p>
    <w:p w14:paraId="195A0B18" w14:textId="77777777" w:rsidR="00557FAC" w:rsidRDefault="00824C87">
      <w:pPr>
        <w:spacing w:before="40" w:after="40"/>
        <w:jc w:val="both"/>
      </w:pPr>
      <w:r>
        <w:t>Finally, the framework bars the LLM from numerical computation or return estimation, delegating all mathematics to external deterministic modules, so known weaknesses in mathematical reasoning and hallucinations cannot directly affect performance metrics.</w:t>
      </w:r>
    </w:p>
    <w:p w14:paraId="2E686379" w14:textId="77777777" w:rsidR="00557FAC" w:rsidRDefault="00824C87">
      <w:pPr>
        <w:pStyle w:val="Heading2"/>
        <w:keepNext/>
        <w:keepLines/>
        <w:pPrChange w:id="344" w:author="Revision" w:date="2026-08-03T16:12:00Z" w16du:dateUtc="2026-08-03T21:12:00Z">
          <w:pPr>
            <w:pStyle w:val="Heading2"/>
          </w:pPr>
        </w:pPrChange>
      </w:pPr>
      <w:r>
        <w:t>Portfolio Construction</w:t>
      </w:r>
    </w:p>
    <w:p w14:paraId="75BCE4EE" w14:textId="77777777" w:rsidR="00557FAC" w:rsidRDefault="00824C87">
      <w:pPr>
        <w:spacing w:before="40" w:after="40"/>
        <w:jc w:val="both"/>
      </w:pPr>
      <w:r>
        <w:t>The investment strategies generated by the LLM are translated into portfolios using a standardized construction process, with each recommended stock weighted by its model-assigned allocation.</w:t>
      </w:r>
    </w:p>
    <w:p w14:paraId="6AA785B4" w14:textId="77777777" w:rsidR="00557FAC" w:rsidRDefault="00824C87">
      <w:pPr>
        <w:spacing w:before="40" w:after="40"/>
        <w:jc w:val="both"/>
      </w:pPr>
      <w:r>
        <w:t xml:space="preserve">All portfolios are long-only, buy-and-hold: no leverage, short selling, or derivatives, with positions established at the start of the evaluation period and held without rebalancing, </w:t>
      </w:r>
      <w:del w:id="345" w:author="Revision" w:date="2026-08-03T16:12:00Z" w16du:dateUtc="2026-08-03T21:12:00Z">
        <w:r w:rsidR="00E03B58">
          <w:rPr>
            <w:rFonts w:ascii="Arial" w:eastAsia="Arial" w:hAnsi="Arial" w:cs="Arial"/>
          </w:rPr>
          <w:delText>aligning</w:delText>
        </w:r>
      </w:del>
      <w:ins w:id="346" w:author="Revision" w:date="2026-08-03T16:12:00Z" w16du:dateUtc="2026-08-03T21:12:00Z">
        <w:r>
          <w:t>which aligns</w:t>
        </w:r>
      </w:ins>
      <w:r>
        <w:t xml:space="preserve"> the strategy with realistic long-term investment behavior.</w:t>
      </w:r>
    </w:p>
    <w:p w14:paraId="37C14559" w14:textId="77777777" w:rsidR="00557FAC" w:rsidRDefault="00824C87">
      <w:pPr>
        <w:spacing w:before="40" w:after="40"/>
        <w:jc w:val="both"/>
        <w:rPr>
          <w:rFonts w:ascii="Arial" w:hAnsi="Arial"/>
          <w:rPrChange w:id="347" w:author="Revision" w:date="2026-08-03T16:12:00Z" w16du:dateUtc="2026-08-03T21:12:00Z">
            <w:rPr/>
          </w:rPrChange>
        </w:rPr>
      </w:pPr>
      <w:r>
        <w:t>Portfolio values are computed using adjusted closing prices</w:t>
      </w:r>
      <w:del w:id="348" w:author="Revision" w:date="2026-08-03T16:12:00Z" w16du:dateUtc="2026-08-03T21:12:00Z">
        <w:r w:rsidR="00E03B58">
          <w:rPr>
            <w:rFonts w:ascii="Arial" w:eastAsia="Arial" w:hAnsi="Arial" w:cs="Arial"/>
          </w:rPr>
          <w:delText xml:space="preserve"> to account for</w:delText>
        </w:r>
      </w:del>
      <w:ins w:id="349" w:author="Revision" w:date="2026-08-03T16:12:00Z" w16du:dateUtc="2026-08-03T21:12:00Z">
        <w:r>
          <w:t>, which incorporate</w:t>
        </w:r>
      </w:ins>
      <w:r>
        <w:t xml:space="preserve"> stock splits and </w:t>
      </w:r>
      <w:ins w:id="350" w:author="Revision" w:date="2026-08-03T16:12:00Z" w16du:dateUtc="2026-08-03T21:12:00Z">
        <w:r>
          <w:t xml:space="preserve">reinvested </w:t>
        </w:r>
      </w:ins>
      <w:r>
        <w:t>dividends</w:t>
      </w:r>
      <w:del w:id="351" w:author="Revision" w:date="2026-08-03T16:12:00Z" w16du:dateUtc="2026-08-03T21:12:00Z">
        <w:r w:rsidR="00E03B58">
          <w:rPr>
            <w:rFonts w:ascii="Arial" w:eastAsia="Arial" w:hAnsi="Arial" w:cs="Arial"/>
          </w:rPr>
          <w:delText>.</w:delText>
        </w:r>
      </w:del>
      <w:ins w:id="352" w:author="Revision" w:date="2026-08-03T16:12:00Z" w16du:dateUtc="2026-08-03T21:12:00Z">
        <w:r>
          <w:t>; returns are therefore total returns rather than price-only appreciation.</w:t>
        </w:r>
      </w:ins>
      <w:r>
        <w:t xml:space="preserve"> The initial portfolio value is normalized, and </w:t>
      </w:r>
      <w:del w:id="353" w:author="Revision" w:date="2026-08-03T16:12:00Z" w16du:dateUtc="2026-08-03T21:12:00Z">
        <w:r w:rsidR="00E03B58">
          <w:rPr>
            <w:rFonts w:ascii="Arial" w:eastAsia="Arial" w:hAnsi="Arial" w:cs="Arial"/>
          </w:rPr>
          <w:delText>returns are calculated based solely on price appreciation over</w:delText>
        </w:r>
      </w:del>
      <w:ins w:id="354" w:author="Revision" w:date="2026-08-03T16:12:00Z" w16du:dateUtc="2026-08-03T21:12:00Z">
        <w:r>
          <w:t>each position’s return is measured from</w:t>
        </w:r>
      </w:ins>
      <w:r>
        <w:t xml:space="preserve"> the </w:t>
      </w:r>
      <w:del w:id="355" w:author="Revision" w:date="2026-08-03T16:12:00Z" w16du:dateUtc="2026-08-03T21:12:00Z">
        <w:r w:rsidR="00E03B58">
          <w:rPr>
            <w:rFonts w:ascii="Arial" w:eastAsia="Arial" w:hAnsi="Arial" w:cs="Arial"/>
          </w:rPr>
          <w:delText>selected time horizon</w:delText>
        </w:r>
      </w:del>
      <w:ins w:id="356" w:author="Revision" w:date="2026-08-03T16:12:00Z" w16du:dateUtc="2026-08-03T21:12:00Z">
        <w:r>
          <w:t>first to the last trading day of the holding window. The S&amp;P 500 comparison uses the SPY exchange-traded fund on the same adjusted-close (total-return) basis, so portfolio and benchmark returns are directly comparable and the excess-return figures are not inflated by a price-versus-total-return mismatch</w:t>
        </w:r>
      </w:ins>
      <w:r>
        <w:t>.</w:t>
      </w:r>
    </w:p>
    <w:p w14:paraId="0C8E43F2" w14:textId="77777777" w:rsidR="00557FAC" w:rsidRDefault="00824C87">
      <w:pPr>
        <w:pStyle w:val="Heading2"/>
        <w:keepNext/>
        <w:keepLines/>
        <w:rPr>
          <w:color w:val="auto"/>
          <w:rPrChange w:id="357" w:author="Revision" w:date="2026-08-03T16:12:00Z" w16du:dateUtc="2026-08-03T21:12:00Z">
            <w:rPr>
              <w:color w:val="000000"/>
            </w:rPr>
          </w:rPrChange>
        </w:rPr>
        <w:pPrChange w:id="358" w:author="Revision" w:date="2026-08-03T16:12:00Z" w16du:dateUtc="2026-08-03T21:12:00Z">
          <w:pPr>
            <w:pStyle w:val="Heading2"/>
          </w:pPr>
        </w:pPrChange>
      </w:pPr>
      <w:bookmarkStart w:id="359" w:name="_p97uf83itixa" w:colFirst="0" w:colLast="0"/>
      <w:bookmarkEnd w:id="359"/>
      <w:r>
        <w:t>Permutation Analysis Framework</w:t>
      </w:r>
    </w:p>
    <w:p w14:paraId="48D161DF" w14:textId="77777777" w:rsidR="00557FAC" w:rsidRDefault="00824C87">
      <w:pPr>
        <w:spacing w:before="120" w:after="120"/>
        <w:jc w:val="both"/>
      </w:pPr>
      <w:r>
        <w:t>To evaluate robustness, a large-scale permutation analysis was conducted across models, temperatures, filtering configurations, and evaluation windows.</w:t>
      </w:r>
    </w:p>
    <w:p w14:paraId="23A48261" w14:textId="77777777" w:rsidR="00557FAC" w:rsidRDefault="00824C87">
      <w:pPr>
        <w:spacing w:before="120" w:after="120"/>
        <w:jc w:val="both"/>
      </w:pPr>
      <w:r>
        <w:t xml:space="preserve">Three language models were evaluated: GPT-4o, GPT-4o-mini, and GPT-5.1. </w:t>
      </w:r>
      <w:del w:id="360" w:author="Revision" w:date="2026-08-03T16:12:00Z" w16du:dateUtc="2026-08-03T21:12:00Z">
        <w:r w:rsidR="00E03B58">
          <w:rPr>
            <w:rFonts w:ascii="Arial" w:eastAsia="Arial" w:hAnsi="Arial" w:cs="Arial"/>
          </w:rPr>
          <w:delText>For each</w:delText>
        </w:r>
      </w:del>
      <w:ins w:id="361" w:author="Revision" w:date="2026-08-03T16:12:00Z" w16du:dateUtc="2026-08-03T21:12:00Z">
        <w:r>
          <w:t>Each was invoked through the OpenAI API using the provider’s dated-alias</w:t>
        </w:r>
      </w:ins>
      <w:r>
        <w:t xml:space="preserve"> model</w:t>
      </w:r>
      <w:ins w:id="362" w:author="Revision" w:date="2026-08-03T16:12:00Z" w16du:dateUtc="2026-08-03T21:12:00Z">
        <w:r>
          <w:t xml:space="preserve"> identifiers “gpt-4o”, “gpt-4o-mini”, and “gpt-5.1”; because these aliases are managed by the provider, the exact underlying snapshot is fixed by the alias at run time rather than pinned in our configuration, a reproducibility caveat we note explicitly. For GPT-4o and GPT-4o-mini</w:t>
        </w:r>
      </w:ins>
      <w:r>
        <w:t xml:space="preserve">, experiments were conducted at </w:t>
      </w:r>
      <w:ins w:id="363" w:author="Revision" w:date="2026-08-03T16:12:00Z" w16du:dateUtc="2026-08-03T21:12:00Z">
        <w:r>
          <w:t xml:space="preserve">sampling </w:t>
        </w:r>
      </w:ins>
      <w:r>
        <w:t>temperatures of 0.3, 0.4, and 0.5</w:t>
      </w:r>
      <w:del w:id="364" w:author="Revision" w:date="2026-08-03T16:12:00Z" w16du:dateUtc="2026-08-03T21:12:00Z">
        <w:r w:rsidR="00E03B58">
          <w:rPr>
            <w:rFonts w:ascii="Arial" w:eastAsia="Arial" w:hAnsi="Arial" w:cs="Arial"/>
          </w:rPr>
          <w:delText>,</w:delText>
        </w:r>
      </w:del>
      <w:r>
        <w:t xml:space="preserve"> across the ten filtering configurations defined in the framework overview</w:t>
      </w:r>
      <w:ins w:id="365" w:author="Revision" w:date="2026-08-03T16:12:00Z" w16du:dateUtc="2026-08-03T21:12:00Z">
        <w:r>
          <w:t>. For GPT-5.1 the same three runs per window and configuration were executed, but the OpenAI API does not accept custom temperature values for this model family, so all GPT-5.1 generations used the provider default; the three nominally temperature-labelled runs per cell are therefore treated as independent replicate generations at identical settings, and no temperature-level analysis is reported for GPT-5.1</w:t>
        </w:r>
      </w:ins>
      <w:r>
        <w:t>.</w:t>
      </w:r>
    </w:p>
    <w:p w14:paraId="792A78F5" w14:textId="77777777" w:rsidR="00557FAC" w:rsidRDefault="00824C87">
      <w:pPr>
        <w:spacing w:before="120" w:after="120"/>
        <w:jc w:val="both"/>
      </w:pPr>
      <w:r>
        <w:t>In the X→Y notation used throughout, X is the number of candidate stocks the model proposes in Stage One and Y is the number retained in the final portfolio after Stage-Two validation; the unfiltered baseline selects the portfolio in a single pass, and the Ranked configuration ranks the candidates without imposing a fixed Stage-One cap. We use moderate filtering to mean a configuration built on a mid-sized initial pool — ten or twenty candidates — narrowed to a focused portfolio (for example 20→10, 10→5, 10→3, or 20→5), and aggressive (or over-) filtering to mean a configuration built on an oversized thirty-candidate pool that is then cut steeply, such as 30→5, a six-fold reduction. These labels describe the structural settings only and make no assumption about performance.</w:t>
      </w:r>
    </w:p>
    <w:p w14:paraId="6D6F5845" w14:textId="77777777" w:rsidR="00557FAC" w:rsidRDefault="00824C87">
      <w:pPr>
        <w:spacing w:before="120" w:after="120"/>
        <w:jc w:val="both"/>
      </w:pPr>
      <w:r>
        <w:t>Evaluation windows use rolling 12-month horizons with multiple start dates, exposing the framework to different market environments and reducing the chance that results reflect a single favorable period. Each valid combination of model, temperature, configuration, and window was executed independently.</w:t>
      </w:r>
    </w:p>
    <w:p w14:paraId="44FD7EAD" w14:textId="77777777" w:rsidR="00253A83" w:rsidRDefault="00E03B58">
      <w:pPr>
        <w:spacing w:before="120" w:after="120"/>
        <w:jc w:val="both"/>
        <w:rPr>
          <w:del w:id="366" w:author="Revision" w:date="2026-08-03T16:12:00Z" w16du:dateUtc="2026-08-03T21:12:00Z"/>
        </w:rPr>
      </w:pPr>
      <w:del w:id="367" w:author="Revision" w:date="2026-08-03T16:12:00Z" w16du:dateUtc="2026-08-03T21:12:00Z">
        <w:r>
          <w:rPr>
            <w:rFonts w:ascii="Arial" w:eastAsia="Arial" w:hAnsi="Arial" w:cs="Arial"/>
          </w:rPr>
          <w:delText xml:space="preserve">Model-specific training-cutoff restrictions were enforced to reduce </w:delText>
        </w:r>
        <w:r>
          <w:delText xml:space="preserve">the risk of lookahead bias </w:delText>
        </w:r>
        <w:r>
          <w:rPr>
            <w:rFonts w:ascii="Arial" w:eastAsia="Arial" w:hAnsi="Arial" w:cs="Arial"/>
          </w:rPr>
          <w:delText>influencing our recommendations. Only evaluation windows that satisfied these temporal requirements were included in the final analysis.</w:delText>
        </w:r>
      </w:del>
    </w:p>
    <w:p w14:paraId="639A4647" w14:textId="77777777" w:rsidR="00557FAC" w:rsidRDefault="00E03B58">
      <w:pPr>
        <w:spacing w:before="120" w:after="120"/>
        <w:jc w:val="both"/>
        <w:rPr>
          <w:ins w:id="368" w:author="Revision" w:date="2026-08-03T16:12:00Z" w16du:dateUtc="2026-08-03T21:12:00Z"/>
        </w:rPr>
      </w:pPr>
      <w:del w:id="369" w:author="Revision" w:date="2026-08-03T16:12:00Z" w16du:dateUtc="2026-08-03T21:12:00Z">
        <w:r>
          <w:rPr>
            <w:rFonts w:ascii="Arial" w:eastAsia="Arial" w:hAnsi="Arial" w:cs="Arial"/>
          </w:rPr>
          <w:delText>The final dataset comprised 2,759 matched portfolio runs.</w:delText>
        </w:r>
      </w:del>
      <w:ins w:id="370" w:author="Revision" w:date="2026-08-03T16:12:00Z" w16du:dateUtc="2026-08-03T21:12:00Z">
        <w:r w:rsidR="00824C87">
          <w:t>Model-specific training-cutoff restrictions were enforced to reduce the risk of lookahead bias: any evaluation window whose start precedes the generating model’s training cutoff was excluded, and a request for GPT-5.1 before its cutoff fell back to a permissible model rather than running. Reported knowledge cutoffs are October 2023 for GPT-4o and GPT-4o-mini and September 30, 2024 for GPT-5.1, taken from a maintained compilation of LLM knowledge-cutoff dates that sources vendor (Azure OpenAI) documentation, because OpenAI’s own public documentation of these dates is inconsistent across sources. GPT-4o and GPT-4o-mini windows are therefore restricted to starts of June 2024 through June 2025 (thirteen windows), and GPT-5.1 windows to starts of October 2024 through June 2025 (nine windows with completed results), the latter a conservative one-month buffer beyond the stated cutoff.</w:t>
        </w:r>
      </w:ins>
    </w:p>
    <w:p w14:paraId="3086EB55" w14:textId="77777777" w:rsidR="00557FAC" w:rsidRDefault="00824C87">
      <w:pPr>
        <w:spacing w:before="120" w:after="120"/>
        <w:jc w:val="both"/>
      </w:pPr>
      <w:ins w:id="371" w:author="Revision" w:date="2026-08-03T16:12:00Z" w16du:dateUtc="2026-08-03T21:12:00Z">
        <w:r>
          <w:t>The final dataset comprised 2,759 matched portfolio runs, including repeated generations within cells, decomposing as 921 runs for GPT-4o, 1,212 for GPT-4o-mini, and 626 for GPT-5.1; a full per-cell breakdown by model, window, temperature (where it applies), and configuration is provided in the Supplementary Information. Win rates are computed at the cell level: for each model, window, and — for the two older models — temperature, the mean ROI of a configuration’s runs is compared with that of the matched unfiltered baseline. This gives 27 matched comparisons per configuration for GPT-5.1 (nine windows × three generation groups, which for this model are replicate groups at the provider default rather than distinct temperatures) and up to 39 for each older model (thirteen windows × three temperatures).</w:t>
        </w:r>
      </w:ins>
      <w:r>
        <w:t xml:space="preserve"> Because the matched-permutation design controls for model capability, temperature, and evaluation window, performance differences can be attributed to the filtering framework itself rather than to market conditions or model selection.</w:t>
      </w:r>
    </w:p>
    <w:p w14:paraId="42FEF80A" w14:textId="77777777" w:rsidR="00557FAC" w:rsidRDefault="00824C87">
      <w:pPr>
        <w:pStyle w:val="Heading2"/>
        <w:keepNext/>
        <w:keepLines/>
        <w:pPrChange w:id="372" w:author="Revision" w:date="2026-08-03T16:12:00Z" w16du:dateUtc="2026-08-03T21:12:00Z">
          <w:pPr>
            <w:pStyle w:val="Heading2"/>
          </w:pPr>
        </w:pPrChange>
      </w:pPr>
      <w:r>
        <w:t>Evaluation Methodology</w:t>
      </w:r>
    </w:p>
    <w:p w14:paraId="4A7E8182" w14:textId="77777777" w:rsidR="00557FAC" w:rsidRDefault="00824C87">
      <w:pPr>
        <w:spacing w:before="40" w:after="40"/>
        <w:jc w:val="both"/>
      </w:pPr>
      <w:r>
        <w:t>Strategy performance is evaluated using return-based, benchmark-relative, and comparative metrics. The primary performance measure is return on investment (ROI), calculated over fixed 12-month evaluation windows. Portfolio performance is compared against the S&amp;P 500 index over the same period, allowing the calculation of benchmark-relative excess return (</w:t>
      </w:r>
      <w:ins w:id="373" w:author="Revision" w:date="2026-08-03T16:12:00Z" w16du:dateUtc="2026-08-03T21:12:00Z">
        <w:r>
          <w:t xml:space="preserve">reported as raw excess return over the index, not risk-adjusted </w:t>
        </w:r>
      </w:ins>
      <w:r>
        <w:t>alpha).</w:t>
      </w:r>
    </w:p>
    <w:p w14:paraId="723B24F3" w14:textId="77777777" w:rsidR="00557FAC" w:rsidRDefault="00824C87">
      <w:pPr>
        <w:spacing w:before="40" w:after="40"/>
        <w:jc w:val="both"/>
      </w:pPr>
      <w:r>
        <w:t>Baseline win rates are also computed between each filtering configuration and the unfiltered baseline generated with the same model, temperature, and window — the percentage of windows in which the configuration achieves higher ROI — directly assessing whether sequential filtering improves portfolio quality.</w:t>
      </w:r>
    </w:p>
    <w:p w14:paraId="62057E7A" w14:textId="77777777" w:rsidR="00557FAC" w:rsidRDefault="00824C87">
      <w:pPr>
        <w:spacing w:before="40" w:after="40"/>
        <w:jc w:val="both"/>
      </w:pPr>
      <w:r>
        <w:t xml:space="preserve">Portfolio variability is evaluated using standard deviation and coefficient of variation (CV), the latter a scale-independent measure of variability relative to average return, </w:t>
      </w:r>
      <w:del w:id="374" w:author="Revision" w:date="2026-08-03T16:12:00Z" w16du:dateUtc="2026-08-03T21:12:00Z">
        <w:r w:rsidR="00E03B58">
          <w:rPr>
            <w:rFonts w:ascii="Arial" w:eastAsia="Arial" w:hAnsi="Arial" w:cs="Arial"/>
          </w:rPr>
          <w:delText>permitting simultaneous evaluation of</w:delText>
        </w:r>
      </w:del>
      <w:ins w:id="375" w:author="Revision" w:date="2026-08-03T16:12:00Z" w16du:dateUtc="2026-08-03T21:12:00Z">
        <w:r>
          <w:t>which allows</w:t>
        </w:r>
      </w:ins>
      <w:r>
        <w:t xml:space="preserve"> performance and stability</w:t>
      </w:r>
      <w:ins w:id="376" w:author="Revision" w:date="2026-08-03T16:12:00Z" w16du:dateUtc="2026-08-03T21:12:00Z">
        <w:r>
          <w:t xml:space="preserve"> to be assessed together</w:t>
        </w:r>
      </w:ins>
      <w:r>
        <w:t>.</w:t>
      </w:r>
    </w:p>
    <w:p w14:paraId="07D2066F" w14:textId="77777777" w:rsidR="00557FAC" w:rsidRDefault="00824C87">
      <w:pPr>
        <w:spacing w:before="40" w:after="40"/>
        <w:jc w:val="both"/>
      </w:pPr>
      <w:r>
        <w:t>Finally, results were aggregated across all models, temperatures, configurations, and evaluation windows to discern broader performance trends and assess the interplay between model capability and the structural organization of information.</w:t>
      </w:r>
    </w:p>
    <w:p w14:paraId="1F4D8A52" w14:textId="77777777" w:rsidR="00557FAC" w:rsidRDefault="00824C87">
      <w:pPr>
        <w:pStyle w:val="Heading2"/>
        <w:keepNext/>
        <w:keepLines/>
        <w:pPrChange w:id="377" w:author="Revision" w:date="2026-08-03T16:12:00Z" w16du:dateUtc="2026-08-03T21:12:00Z">
          <w:pPr>
            <w:pStyle w:val="Heading2"/>
          </w:pPr>
        </w:pPrChange>
      </w:pPr>
      <w:r>
        <w:t>Statistical Limitations</w:t>
      </w:r>
    </w:p>
    <w:p w14:paraId="7CC035E4" w14:textId="77777777" w:rsidR="00557FAC" w:rsidRDefault="00824C87">
      <w:pPr>
        <w:jc w:val="both"/>
      </w:pPr>
      <w:r>
        <w:t>Multiple configurations share overlapping evaluation windows, source articles, and partially overlapping candidate portfolios</w:t>
      </w:r>
      <w:del w:id="378" w:author="Revision" w:date="2026-08-03T16:12:00Z" w16du:dateUtc="2026-08-03T21:12:00Z">
        <w:r w:rsidR="00E03B58">
          <w:rPr>
            <w:rFonts w:ascii="Arial" w:eastAsia="Arial" w:hAnsi="Arial" w:cs="Arial"/>
          </w:rPr>
          <w:delText>. Consequently,</w:delText>
        </w:r>
      </w:del>
      <w:ins w:id="379" w:author="Revision" w:date="2026-08-03T16:12:00Z" w16du:dateUtc="2026-08-03T21:12:00Z">
        <w:r>
          <w:t>, so</w:t>
        </w:r>
      </w:ins>
      <w:r>
        <w:t xml:space="preserve"> observations are not fully independent. </w:t>
      </w:r>
      <w:del w:id="380" w:author="Revision" w:date="2026-08-03T16:12:00Z" w16du:dateUtc="2026-08-03T21:12:00Z">
        <w:r w:rsidR="00E03B58">
          <w:rPr>
            <w:rFonts w:ascii="Arial" w:eastAsia="Arial" w:hAnsi="Arial" w:cs="Arial"/>
          </w:rPr>
          <w:delText xml:space="preserve">Statistical comparisons should </w:delText>
        </w:r>
      </w:del>
      <w:ins w:id="381" w:author="Revision" w:date="2026-08-03T16:12:00Z" w16du:dateUtc="2026-08-03T21:12:00Z">
        <w:r>
          <w:t xml:space="preserve">All inferential statistics are </w:t>
        </w:r>
      </w:ins>
      <w:r>
        <w:t xml:space="preserve">therefore </w:t>
      </w:r>
      <w:del w:id="382" w:author="Revision" w:date="2026-08-03T16:12:00Z" w16du:dateUtc="2026-08-03T21:12:00Z">
        <w:r w:rsidR="00E03B58">
          <w:rPr>
            <w:rFonts w:ascii="Arial" w:eastAsia="Arial" w:hAnsi="Arial" w:cs="Arial"/>
          </w:rPr>
          <w:delText xml:space="preserve">be </w:delText>
        </w:r>
      </w:del>
      <w:ins w:id="383" w:author="Revision" w:date="2026-08-03T16:12:00Z" w16du:dateUtc="2026-08-03T21:12:00Z">
        <w:r>
          <w:t xml:space="preserve">paired and distribution-free, comparing each configuration with its matched baseline within windows, and p-values are </w:t>
        </w:r>
      </w:ins>
      <w:r>
        <w:t xml:space="preserve">interpreted </w:t>
      </w:r>
      <w:ins w:id="384" w:author="Revision" w:date="2026-08-03T16:12:00Z" w16du:dateUtc="2026-08-03T21:12:00Z">
        <w:r>
          <w:t xml:space="preserve">comparatively, </w:t>
        </w:r>
      </w:ins>
      <w:r>
        <w:t xml:space="preserve">as indicators of effect </w:t>
      </w:r>
      <w:del w:id="385" w:author="Revision" w:date="2026-08-03T16:12:00Z" w16du:dateUtc="2026-08-03T21:12:00Z">
        <w:r w:rsidR="00E03B58">
          <w:rPr>
            <w:rFonts w:ascii="Arial" w:eastAsia="Arial" w:hAnsi="Arial" w:cs="Arial"/>
          </w:rPr>
          <w:delText>magnitude and practical significance</w:delText>
        </w:r>
      </w:del>
      <w:ins w:id="386" w:author="Revision" w:date="2026-08-03T16:12:00Z" w16du:dateUtc="2026-08-03T21:12:00Z">
        <w:r>
          <w:t>strength under the matched design,</w:t>
        </w:r>
      </w:ins>
      <w:r>
        <w:t xml:space="preserve"> rather than </w:t>
      </w:r>
      <w:del w:id="387" w:author="Revision" w:date="2026-08-03T16:12:00Z" w16du:dateUtc="2026-08-03T21:12:00Z">
        <w:r w:rsidR="00E03B58">
          <w:rPr>
            <w:rFonts w:ascii="Arial" w:eastAsia="Arial" w:hAnsi="Arial" w:cs="Arial"/>
          </w:rPr>
          <w:delText>fully</w:delText>
        </w:r>
      </w:del>
      <w:ins w:id="388" w:author="Revision" w:date="2026-08-03T16:12:00Z" w16du:dateUtc="2026-08-03T21:12:00Z">
        <w:r>
          <w:t>as exact error rates from</w:t>
        </w:r>
      </w:ins>
      <w:r>
        <w:t xml:space="preserve"> independent </w:t>
      </w:r>
      <w:del w:id="389" w:author="Revision" w:date="2026-08-03T16:12:00Z" w16du:dateUtc="2026-08-03T21:12:00Z">
        <w:r w:rsidR="00E03B58">
          <w:rPr>
            <w:rFonts w:ascii="Arial" w:eastAsia="Arial" w:hAnsi="Arial" w:cs="Arial"/>
          </w:rPr>
          <w:delText xml:space="preserve">experimental </w:delText>
        </w:r>
      </w:del>
      <w:r>
        <w:t xml:space="preserve">samples. </w:t>
      </w:r>
      <w:del w:id="390" w:author="Revision" w:date="2026-08-03T16:12:00Z" w16du:dateUtc="2026-08-03T21:12:00Z">
        <w:r w:rsidR="00E03B58">
          <w:rPr>
            <w:rFonts w:ascii="Arial" w:eastAsia="Arial" w:hAnsi="Arial" w:cs="Arial"/>
          </w:rPr>
          <w:delText>Reported confidence intervals and p-values are approximate and should be treated as heuristic rather</w:delText>
        </w:r>
      </w:del>
      <w:ins w:id="391" w:author="Revision" w:date="2026-08-03T16:12:00Z" w16du:dateUtc="2026-08-03T21:12:00Z">
        <w:r>
          <w:t>Run depth is also uneven across windows for GPT-4o-mini: the September 2024 window was generated at greater depth</w:t>
        </w:r>
      </w:ins>
      <w:r>
        <w:t xml:space="preserve"> than </w:t>
      </w:r>
      <w:del w:id="392" w:author="Revision" w:date="2026-08-03T16:12:00Z" w16du:dateUtc="2026-08-03T21:12:00Z">
        <w:r w:rsidR="00E03B58">
          <w:rPr>
            <w:rFonts w:ascii="Arial" w:eastAsia="Arial" w:hAnsi="Arial" w:cs="Arial"/>
          </w:rPr>
          <w:delText>exact</w:delText>
        </w:r>
      </w:del>
      <w:ins w:id="393" w:author="Revision" w:date="2026-08-03T16:12:00Z" w16du:dateUtc="2026-08-03T21:12:00Z">
        <w:r>
          <w:t>the rest and supplies 309 of that model’s 1,212 analyzed runs, so that model’s run-weighted mean is influenced disproportionately by a single window. The paired tests are unaffected, because they compare each configuration with its baseline inside a window before any aggregation</w:t>
        </w:r>
      </w:ins>
      <w:r>
        <w:t>.</w:t>
      </w:r>
    </w:p>
    <w:p w14:paraId="74E05E51" w14:textId="77777777" w:rsidR="00557FAC" w:rsidRDefault="00824C87">
      <w:pPr>
        <w:pStyle w:val="Heading2"/>
        <w:jc w:val="both"/>
      </w:pPr>
      <w:r>
        <w:t>Statistical Testing Strategy</w:t>
      </w:r>
    </w:p>
    <w:p w14:paraId="0B312113" w14:textId="77777777" w:rsidR="00253A83" w:rsidRDefault="00E03B58">
      <w:pPr>
        <w:pBdr>
          <w:top w:val="nil"/>
          <w:left w:val="nil"/>
          <w:bottom w:val="nil"/>
          <w:right w:val="nil"/>
          <w:between w:val="nil"/>
        </w:pBdr>
        <w:spacing w:after="100"/>
        <w:jc w:val="both"/>
        <w:rPr>
          <w:del w:id="394" w:author="Revision" w:date="2026-08-03T16:12:00Z" w16du:dateUtc="2026-08-03T21:12:00Z"/>
        </w:rPr>
      </w:pPr>
      <w:del w:id="395" w:author="Revision" w:date="2026-08-03T16:12:00Z" w16du:dateUtc="2026-08-03T21:12:00Z">
        <w:r>
          <w:rPr>
            <w:rFonts w:ascii="Arial" w:eastAsia="Arial" w:hAnsi="Arial" w:cs="Arial"/>
          </w:rPr>
          <w:delText xml:space="preserve">For configuration-level analysis, ROI distributions are grouped according to filtering structure and compared using one-way analysis of variance (ANOVA). </w:delText>
        </w:r>
        <w:r>
          <w:delText xml:space="preserve">When significant differences are detected, post-hoc pairwise comparisons are performed to identify which specific configurations diverge most strongly. Particular attention is paid to contrasting moderate filtering regimes against both aggressive filtering configurations and the unfiltered baseline. </w:delText>
        </w:r>
        <w:r>
          <w:rPr>
            <w:rFonts w:ascii="Arial" w:eastAsia="Arial" w:hAnsi="Arial" w:cs="Arial"/>
          </w:rPr>
          <w:delText>Model-level analysis is conducted by grouping results according to the language model used for portfolio generation. Comparisons between GPT-4o, GPT-4o-mini, and GPT-5.1 are used to evaluate the relationship between model capability and investment performance.</w:delText>
        </w:r>
      </w:del>
    </w:p>
    <w:p w14:paraId="5E8F383E" w14:textId="77777777" w:rsidR="00557FAC" w:rsidRDefault="00824C87">
      <w:pPr>
        <w:pBdr>
          <w:top w:val="nil"/>
          <w:left w:val="nil"/>
          <w:bottom w:val="nil"/>
          <w:right w:val="nil"/>
          <w:between w:val="nil"/>
        </w:pBdr>
        <w:spacing w:after="100"/>
        <w:jc w:val="both"/>
        <w:rPr>
          <w:ins w:id="396" w:author="Revision" w:date="2026-08-03T16:12:00Z" w16du:dateUtc="2026-08-03T21:12:00Z"/>
        </w:rPr>
      </w:pPr>
      <w:ins w:id="397" w:author="Revision" w:date="2026-08-03T16:12:00Z" w16du:dateUtc="2026-08-03T21:12:00Z">
        <w:r>
          <w:t>For each configuration we form matched pairs with the unfiltered baseline within each model × window × generation-group cell, using the mean of the runs in that cell as its value. For GPT-4o and GPT-4o-mini the generation groups are the three sampling temperatures; for GPT-5.1, where temperature could not be varied, they are three replicate groups at the provider default. For every configuration we report the win rate with an exact binomial 95% confidence interval, an exact sign test, a Wilcoxon signed-rank test on the per-pair ROI differences, and a bootstrap 95% confidence interval on the median difference. As a conservative check for GPT-5.1, whose replicate generations share identical settings, we also collapse replicates and repeat the paired tests at the window level (n = 9). Model-level comparisons use the same paired structure across shared windows.</w:t>
        </w:r>
      </w:ins>
    </w:p>
    <w:p w14:paraId="376D953D" w14:textId="77777777" w:rsidR="00557FAC" w:rsidRDefault="00824C87">
      <w:pPr>
        <w:pBdr>
          <w:top w:val="nil"/>
          <w:left w:val="nil"/>
          <w:bottom w:val="nil"/>
          <w:right w:val="nil"/>
          <w:between w:val="nil"/>
        </w:pBdr>
        <w:spacing w:after="100"/>
        <w:jc w:val="both"/>
      </w:pPr>
      <w:r>
        <w:t>Because baseline win rates are computed from matched model-temperature-window combinations, they isolate the effect of sequential filtering from broader market effects</w:t>
      </w:r>
      <w:ins w:id="398" w:author="Revision" w:date="2026-08-03T16:12:00Z" w16du:dateUtc="2026-08-03T21:12:00Z">
        <w:r>
          <w:t>; the paired tests above quantify the strength of that isolation</w:t>
        </w:r>
      </w:ins>
      <w:r>
        <w:t>.</w:t>
      </w:r>
    </w:p>
    <w:p w14:paraId="02032286" w14:textId="77777777" w:rsidR="00557FAC" w:rsidRDefault="00824C87">
      <w:pPr>
        <w:pStyle w:val="Heading1"/>
        <w:keepNext/>
        <w:keepLines/>
        <w:pPrChange w:id="399" w:author="Revision" w:date="2026-08-03T16:12:00Z" w16du:dateUtc="2026-08-03T21:12:00Z">
          <w:pPr>
            <w:pStyle w:val="Heading1"/>
          </w:pPr>
        </w:pPrChange>
      </w:pPr>
      <w:r>
        <w:t>Results</w:t>
      </w:r>
    </w:p>
    <w:p w14:paraId="4D502E98" w14:textId="77777777" w:rsidR="00557FAC" w:rsidRDefault="00824C87">
      <w:pPr>
        <w:pStyle w:val="Heading2"/>
        <w:keepNext/>
        <w:keepLines/>
        <w:spacing w:after="60"/>
        <w:pPrChange w:id="400" w:author="Revision" w:date="2026-08-03T16:12:00Z" w16du:dateUtc="2026-08-03T21:12:00Z">
          <w:pPr>
            <w:pStyle w:val="Heading2"/>
            <w:spacing w:after="60"/>
          </w:pPr>
        </w:pPrChange>
      </w:pPr>
      <w:r>
        <w:rPr>
          <w:sz w:val="24"/>
          <w:szCs w:val="24"/>
        </w:rPr>
        <w:t>Key Findings</w:t>
      </w:r>
    </w:p>
    <w:p w14:paraId="181854BD" w14:textId="77777777" w:rsidR="00557FAC" w:rsidRDefault="00E03B58">
      <w:pPr>
        <w:spacing w:before="40" w:after="40"/>
        <w:jc w:val="both"/>
      </w:pPr>
      <w:del w:id="401" w:author="Revision" w:date="2026-08-03T16:12:00Z" w16du:dateUtc="2026-08-03T21:12:00Z">
        <w:r>
          <w:rPr>
            <w:rFonts w:ascii="Arial" w:eastAsia="Arial" w:hAnsi="Arial" w:cs="Arial"/>
            <w:b/>
            <w:bCs/>
          </w:rPr>
          <w:delText>Structure beats brute force.</w:delText>
        </w:r>
        <w:r>
          <w:rPr>
            <w:rFonts w:ascii="Arial" w:eastAsia="Arial" w:hAnsi="Arial" w:cs="Arial"/>
          </w:rPr>
          <w:delText xml:space="preserve"> </w:delText>
        </w:r>
      </w:del>
      <w:r w:rsidR="00824C87">
        <w:t>Structured two-stage filtering raised GPT-5.</w:t>
      </w:r>
      <w:del w:id="402" w:author="Revision" w:date="2026-08-03T16:12:00Z" w16du:dateUtc="2026-08-03T21:12:00Z">
        <w:r>
          <w:rPr>
            <w:rFonts w:ascii="Arial" w:eastAsia="Arial" w:hAnsi="Arial" w:cs="Arial"/>
          </w:rPr>
          <w:delText>1's</w:delText>
        </w:r>
      </w:del>
      <w:ins w:id="403" w:author="Revision" w:date="2026-08-03T16:12:00Z" w16du:dateUtc="2026-08-03T21:12:00Z">
        <w:r w:rsidR="00824C87">
          <w:t>1’s</w:t>
        </w:r>
      </w:ins>
      <w:r w:rsidR="00824C87">
        <w:t xml:space="preserve"> mean ROI to 60.6%, against 45.7% for unfiltered single-pass prompting</w:t>
      </w:r>
      <w:del w:id="404" w:author="Revision" w:date="2026-08-03T16:12:00Z" w16du:dateUtc="2026-08-03T21:12:00Z">
        <w:r>
          <w:rPr>
            <w:rFonts w:ascii="Arial" w:eastAsia="Arial" w:hAnsi="Arial" w:cs="Arial"/>
          </w:rPr>
          <w:delText xml:space="preserve"> —</w:delText>
        </w:r>
      </w:del>
      <w:ins w:id="405" w:author="Revision" w:date="2026-08-03T16:12:00Z" w16du:dateUtc="2026-08-03T21:12:00Z">
        <w:r w:rsidR="00824C87">
          <w:t>,</w:t>
        </w:r>
      </w:ins>
      <w:r w:rsidR="00824C87">
        <w:t xml:space="preserve"> a 15-point gain</w:t>
      </w:r>
      <w:del w:id="406" w:author="Revision" w:date="2026-08-03T16:12:00Z" w16du:dateUtc="2026-08-03T21:12:00Z">
        <w:r>
          <w:rPr>
            <w:rFonts w:ascii="Arial" w:eastAsia="Arial" w:hAnsi="Arial" w:cs="Arial"/>
          </w:rPr>
          <w:delText xml:space="preserve"> —</w:delText>
        </w:r>
      </w:del>
      <w:ins w:id="407" w:author="Revision" w:date="2026-08-03T16:12:00Z" w16du:dateUtc="2026-08-03T21:12:00Z">
        <w:r w:rsidR="00824C87">
          <w:t>,</w:t>
        </w:r>
      </w:ins>
      <w:r w:rsidR="00824C87">
        <w:t xml:space="preserve"> and beat that baseline in </w:t>
      </w:r>
      <w:del w:id="408" w:author="Revision" w:date="2026-08-03T16:12:00Z" w16du:dateUtc="2026-08-03T21:12:00Z">
        <w:r>
          <w:rPr>
            <w:rFonts w:ascii="Arial" w:eastAsia="Arial" w:hAnsi="Arial" w:cs="Arial"/>
          </w:rPr>
          <w:delText>81%</w:delText>
        </w:r>
      </w:del>
      <w:ins w:id="409" w:author="Revision" w:date="2026-08-03T16:12:00Z" w16du:dateUtc="2026-08-03T21:12:00Z">
        <w:r w:rsidR="00824C87">
          <w:t>22</w:t>
        </w:r>
      </w:ins>
      <w:r w:rsidR="00824C87">
        <w:t xml:space="preserve"> of </w:t>
      </w:r>
      <w:del w:id="410" w:author="Revision" w:date="2026-08-03T16:12:00Z" w16du:dateUtc="2026-08-03T21:12:00Z">
        <w:r>
          <w:rPr>
            <w:rFonts w:ascii="Arial" w:eastAsia="Arial" w:hAnsi="Arial" w:cs="Arial"/>
          </w:rPr>
          <w:delText>head-to-head</w:delText>
        </w:r>
      </w:del>
      <w:ins w:id="411" w:author="Revision" w:date="2026-08-03T16:12:00Z" w16du:dateUtc="2026-08-03T21:12:00Z">
        <w:r w:rsidR="00824C87">
          <w:t>27 matched</w:t>
        </w:r>
      </w:ins>
      <w:r w:rsidR="00824C87">
        <w:t xml:space="preserve"> 12-month </w:t>
      </w:r>
      <w:del w:id="412" w:author="Revision" w:date="2026-08-03T16:12:00Z" w16du:dateUtc="2026-08-03T21:12:00Z">
        <w:r>
          <w:rPr>
            <w:rFonts w:ascii="Arial" w:eastAsia="Arial" w:hAnsi="Arial" w:cs="Arial"/>
          </w:rPr>
          <w:delText>windows.</w:delText>
        </w:r>
      </w:del>
      <w:ins w:id="413" w:author="Revision" w:date="2026-08-03T16:12:00Z" w16du:dateUtc="2026-08-03T21:12:00Z">
        <w:r w:rsidR="00824C87">
          <w:t>window comparisons (81.5%; exact 95% CI 61.9–93.7%).</w:t>
        </w:r>
      </w:ins>
    </w:p>
    <w:p w14:paraId="7877A721" w14:textId="77777777" w:rsidR="00557FAC" w:rsidRDefault="00E03B58">
      <w:pPr>
        <w:spacing w:before="40" w:after="40"/>
        <w:jc w:val="both"/>
      </w:pPr>
      <w:del w:id="414" w:author="Revision" w:date="2026-08-03T16:12:00Z" w16du:dateUtc="2026-08-03T21:12:00Z">
        <w:r>
          <w:rPr>
            <w:rFonts w:ascii="Arial" w:eastAsia="Arial" w:hAnsi="Arial" w:cs="Arial"/>
            <w:b/>
            <w:bCs/>
          </w:rPr>
          <w:delText>There is</w:delText>
        </w:r>
      </w:del>
      <w:ins w:id="415" w:author="Revision" w:date="2026-08-03T16:12:00Z" w16du:dateUtc="2026-08-03T21:12:00Z">
        <w:r w:rsidR="00824C87">
          <w:t>The effect has</w:t>
        </w:r>
      </w:ins>
      <w:r w:rsidR="00824C87">
        <w:rPr>
          <w:rPrChange w:id="416" w:author="Revision" w:date="2026-08-03T16:12:00Z" w16du:dateUtc="2026-08-03T21:12:00Z">
            <w:rPr>
              <w:b/>
            </w:rPr>
          </w:rPrChange>
        </w:rPr>
        <w:t xml:space="preserve"> a clear optimum.</w:t>
      </w:r>
      <w:r w:rsidR="00824C87">
        <w:t xml:space="preserve"> For GPT-5.1, performance follows an inverted-U in the size of the initial candidate pool: </w:t>
      </w:r>
      <w:del w:id="417" w:author="Revision" w:date="2026-08-03T16:12:00Z" w16du:dateUtc="2026-08-03T21:12:00Z">
        <w:r>
          <w:rPr>
            <w:rFonts w:ascii="Arial" w:eastAsia="Arial" w:hAnsi="Arial" w:cs="Arial"/>
          </w:rPr>
          <w:delText>a pool</w:delText>
        </w:r>
      </w:del>
      <w:ins w:id="418" w:author="Revision" w:date="2026-08-03T16:12:00Z" w16du:dateUtc="2026-08-03T21:12:00Z">
        <w:r w:rsidR="00824C87">
          <w:t>pools</w:t>
        </w:r>
      </w:ins>
      <w:r w:rsidR="00824C87">
        <w:t xml:space="preserve"> of 10–20 candidates </w:t>
      </w:r>
      <w:del w:id="419" w:author="Revision" w:date="2026-08-03T16:12:00Z" w16du:dateUtc="2026-08-03T21:12:00Z">
        <w:r>
          <w:rPr>
            <w:rFonts w:ascii="Arial" w:eastAsia="Arial" w:hAnsi="Arial" w:cs="Arial"/>
          </w:rPr>
          <w:delText>performs</w:delText>
        </w:r>
      </w:del>
      <w:ins w:id="420" w:author="Revision" w:date="2026-08-03T16:12:00Z" w16du:dateUtc="2026-08-03T21:12:00Z">
        <w:r w:rsidR="00824C87">
          <w:t>perform</w:t>
        </w:r>
      </w:ins>
      <w:r w:rsidR="00824C87">
        <w:t xml:space="preserve"> best, while pools of 5 or 30 underperform; the weaker models peak at smaller pools</w:t>
      </w:r>
      <w:ins w:id="421" w:author="Revision" w:date="2026-08-03T16:12:00Z" w16du:dateUtc="2026-08-03T21:12:00Z">
        <w:r w:rsidR="00824C87">
          <w:t>. Because each pool size is tested with a different mix of final portfolio sizes on a coarse grid, we read this as a robust pattern in the tested configurations rather than a fitted dose-response curve</w:t>
        </w:r>
      </w:ins>
      <w:r w:rsidR="00824C87">
        <w:t>.</w:t>
      </w:r>
    </w:p>
    <w:p w14:paraId="2153A057" w14:textId="77777777" w:rsidR="00557FAC" w:rsidRDefault="00E03B58">
      <w:pPr>
        <w:spacing w:before="40" w:after="40"/>
        <w:jc w:val="both"/>
      </w:pPr>
      <w:del w:id="422" w:author="Revision" w:date="2026-08-03T16:12:00Z" w16du:dateUtc="2026-08-03T21:12:00Z">
        <w:r>
          <w:rPr>
            <w:rFonts w:ascii="Arial" w:eastAsia="Arial" w:hAnsi="Arial" w:cs="Arial"/>
            <w:b/>
            <w:bCs/>
          </w:rPr>
          <w:delText xml:space="preserve">One </w:delText>
        </w:r>
      </w:del>
      <w:ins w:id="423" w:author="Revision" w:date="2026-08-03T16:12:00Z" w16du:dateUtc="2026-08-03T21:12:00Z">
        <w:r w:rsidR="00824C87">
          <w:t xml:space="preserve">Across the tested target sizes of five and ten, the best configuration is consistent with a </w:t>
        </w:r>
      </w:ins>
      <w:r w:rsidR="00824C87">
        <w:rPr>
          <w:rPrChange w:id="424" w:author="Revision" w:date="2026-08-03T16:12:00Z" w16du:dateUtc="2026-08-03T21:12:00Z">
            <w:rPr>
              <w:b/>
            </w:rPr>
          </w:rPrChange>
        </w:rPr>
        <w:t xml:space="preserve">simple </w:t>
      </w:r>
      <w:del w:id="425" w:author="Revision" w:date="2026-08-03T16:12:00Z" w16du:dateUtc="2026-08-03T21:12:00Z">
        <w:r>
          <w:rPr>
            <w:rFonts w:ascii="Arial" w:eastAsia="Arial" w:hAnsi="Arial" w:cs="Arial"/>
            <w:b/>
            <w:bCs/>
          </w:rPr>
          <w:delText>rule captures it.</w:delText>
        </w:r>
        <w:r>
          <w:rPr>
            <w:rFonts w:ascii="Arial" w:eastAsia="Arial" w:hAnsi="Arial" w:cs="Arial"/>
          </w:rPr>
          <w:delText xml:space="preserve"> Make the </w:delText>
        </w:r>
      </w:del>
      <w:ins w:id="426" w:author="Revision" w:date="2026-08-03T16:12:00Z" w16du:dateUtc="2026-08-03T21:12:00Z">
        <w:r w:rsidR="00824C87">
          <w:t xml:space="preserve">heuristic: an </w:t>
        </w:r>
      </w:ins>
      <w:r w:rsidR="00824C87">
        <w:t xml:space="preserve">initial candidate pool </w:t>
      </w:r>
      <w:ins w:id="427" w:author="Revision" w:date="2026-08-03T16:12:00Z" w16du:dateUtc="2026-08-03T21:12:00Z">
        <w:r w:rsidR="00824C87">
          <w:t xml:space="preserve">of </w:t>
        </w:r>
      </w:ins>
      <w:r w:rsidR="00824C87">
        <w:t xml:space="preserve">about twice the </w:t>
      </w:r>
      <w:del w:id="428" w:author="Revision" w:date="2026-08-03T16:12:00Z" w16du:dateUtc="2026-08-03T21:12:00Z">
        <w:r>
          <w:rPr>
            <w:rFonts w:ascii="Arial" w:eastAsia="Arial" w:hAnsi="Arial" w:cs="Arial"/>
          </w:rPr>
          <w:delText xml:space="preserve">size of the </w:delText>
        </w:r>
      </w:del>
      <w:r w:rsidR="00824C87">
        <w:t xml:space="preserve">target portfolio </w:t>
      </w:r>
      <w:del w:id="429" w:author="Revision" w:date="2026-08-03T16:12:00Z" w16du:dateUtc="2026-08-03T21:12:00Z">
        <w:r>
          <w:rPr>
            <w:rFonts w:ascii="Arial" w:eastAsia="Arial" w:hAnsi="Arial" w:cs="Arial"/>
          </w:rPr>
          <w:delText>—</w:delText>
        </w:r>
      </w:del>
      <w:ins w:id="430" w:author="Revision" w:date="2026-08-03T16:12:00Z" w16du:dateUtc="2026-08-03T21:12:00Z">
        <w:r w:rsidR="00824C87">
          <w:t>size. At a target of three the best tested ratio is larger (10→3), so we present</w:t>
        </w:r>
      </w:ins>
      <w:r w:rsidR="00824C87">
        <w:t xml:space="preserve"> the 2× </w:t>
      </w:r>
      <w:del w:id="431" w:author="Revision" w:date="2026-08-03T16:12:00Z" w16du:dateUtc="2026-08-03T21:12:00Z">
        <w:r>
          <w:rPr>
            <w:rFonts w:ascii="Arial" w:eastAsia="Arial" w:hAnsi="Arial" w:cs="Arial"/>
          </w:rPr>
          <w:delText>rule.</w:delText>
        </w:r>
      </w:del>
      <w:ins w:id="432" w:author="Revision" w:date="2026-08-03T16:12:00Z" w16du:dateUtc="2026-08-03T21:12:00Z">
        <w:r w:rsidR="00824C87">
          <w:t>relation as a working hypothesis consistent with the tested grid rather than a rule.</w:t>
        </w:r>
      </w:ins>
    </w:p>
    <w:p w14:paraId="203AED1E" w14:textId="77777777" w:rsidR="00557FAC" w:rsidRDefault="00824C87">
      <w:pPr>
        <w:spacing w:before="40" w:after="40"/>
        <w:jc w:val="both"/>
      </w:pPr>
      <w:r>
        <w:rPr>
          <w:rPrChange w:id="433" w:author="Revision" w:date="2026-08-03T16:12:00Z" w16du:dateUtc="2026-08-03T21:12:00Z">
            <w:rPr>
              <w:b/>
            </w:rPr>
          </w:rPrChange>
        </w:rPr>
        <w:t>Information design rivals model choice</w:t>
      </w:r>
      <w:del w:id="434" w:author="Revision" w:date="2026-08-03T16:12:00Z" w16du:dateUtc="2026-08-03T21:12:00Z">
        <w:r w:rsidR="00E03B58">
          <w:rPr>
            <w:rFonts w:ascii="Arial" w:eastAsia="Arial" w:hAnsi="Arial" w:cs="Arial"/>
            <w:b/>
            <w:bCs/>
          </w:rPr>
          <w:delText>.</w:delText>
        </w:r>
        <w:r w:rsidR="00E03B58">
          <w:rPr>
            <w:rFonts w:ascii="Arial" w:eastAsia="Arial" w:hAnsi="Arial" w:cs="Arial"/>
          </w:rPr>
          <w:delText xml:space="preserve"> How</w:delText>
        </w:r>
      </w:del>
      <w:ins w:id="435" w:author="Revision" w:date="2026-08-03T16:12:00Z" w16du:dateUtc="2026-08-03T21:12:00Z">
        <w:r>
          <w:t>: how</w:t>
        </w:r>
      </w:ins>
      <w:r>
        <w:t xml:space="preserve"> the </w:t>
      </w:r>
      <w:del w:id="436" w:author="Revision" w:date="2026-08-03T16:12:00Z" w16du:dateUtc="2026-08-03T21:12:00Z">
        <w:r w:rsidR="00E03B58">
          <w:rPr>
            <w:rFonts w:ascii="Arial" w:eastAsia="Arial" w:hAnsi="Arial" w:cs="Arial"/>
          </w:rPr>
          <w:delText>model's</w:delText>
        </w:r>
      </w:del>
      <w:ins w:id="437" w:author="Revision" w:date="2026-08-03T16:12:00Z" w16du:dateUtc="2026-08-03T21:12:00Z">
        <w:r>
          <w:t>model’s</w:t>
        </w:r>
      </w:ins>
      <w:r>
        <w:t xml:space="preserve"> input was structured affected returns about as much as which model was used.</w:t>
      </w:r>
    </w:p>
    <w:p w14:paraId="2BE2F130" w14:textId="77777777" w:rsidR="00253A83" w:rsidRDefault="00E03B58">
      <w:pPr>
        <w:keepNext/>
        <w:spacing w:before="120" w:after="40"/>
        <w:jc w:val="center"/>
        <w:rPr>
          <w:del w:id="438" w:author="Revision" w:date="2026-08-03T16:12:00Z" w16du:dateUtc="2026-08-03T21:12:00Z"/>
        </w:rPr>
      </w:pPr>
      <w:del w:id="439" w:author="Revision" w:date="2026-08-03T16:12:00Z" w16du:dateUtc="2026-08-03T21:12:00Z">
        <w:r>
          <w:rPr>
            <w:noProof/>
          </w:rPr>
          <w:drawing>
            <wp:inline distT="0" distB="0" distL="0" distR="0" wp14:anchorId="40E6CC16" wp14:editId="713035C4">
              <wp:extent cx="2857500" cy="1627962"/>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2857500" cy="1627962"/>
                      </a:xfrm>
                      <a:prstGeom prst="rect">
                        <a:avLst/>
                      </a:prstGeom>
                      <a:ln/>
                    </pic:spPr>
                  </pic:pic>
                </a:graphicData>
              </a:graphic>
            </wp:inline>
          </w:drawing>
        </w:r>
      </w:del>
    </w:p>
    <w:p w14:paraId="3C4B7729" w14:textId="77777777" w:rsidR="00253A83" w:rsidRDefault="00E03B58">
      <w:pPr>
        <w:pStyle w:val="Heading3"/>
        <w:spacing w:before="0" w:after="120"/>
        <w:jc w:val="center"/>
        <w:rPr>
          <w:del w:id="440" w:author="Revision" w:date="2026-08-03T16:12:00Z" w16du:dateUtc="2026-08-03T21:12:00Z"/>
        </w:rPr>
      </w:pPr>
      <w:del w:id="441" w:author="Revision" w:date="2026-08-03T16:12:00Z" w16du:dateUtc="2026-08-03T21:12:00Z">
        <w:r>
          <w:rPr>
            <w:rFonts w:ascii="Arial" w:eastAsia="Arial" w:hAnsi="Arial" w:cs="Arial"/>
          </w:rPr>
          <w:delText>Figure 2 — The core result. GPT-5.1 mean ROI by initial candidate-pool size: performance peaks for a moderate pool (10–20) and falls below the unfiltered baseline when the model is asked for 30.</w:delText>
        </w:r>
      </w:del>
    </w:p>
    <w:p w14:paraId="0FA764A1" w14:textId="77777777" w:rsidR="00557FAC" w:rsidRDefault="00824C87">
      <w:pPr>
        <w:pStyle w:val="Heading2"/>
        <w:keepNext/>
        <w:keepLines/>
        <w:pPrChange w:id="442" w:author="Revision" w:date="2026-08-03T16:12:00Z" w16du:dateUtc="2026-08-03T21:12:00Z">
          <w:pPr>
            <w:pStyle w:val="Heading2"/>
          </w:pPr>
        </w:pPrChange>
      </w:pPr>
      <w:r>
        <w:t>Evaluation Setup</w:t>
      </w:r>
    </w:p>
    <w:p w14:paraId="23CC27F7" w14:textId="77777777" w:rsidR="00557FAC" w:rsidRDefault="00824C87">
      <w:pPr>
        <w:spacing w:before="40" w:after="40"/>
        <w:jc w:val="both"/>
      </w:pPr>
      <w:r>
        <w:t>All results derive from the 2,759 matched portfolio runs described in the Methods</w:t>
      </w:r>
      <w:del w:id="443" w:author="Revision" w:date="2026-08-03T16:12:00Z" w16du:dateUtc="2026-08-03T21:12:00Z">
        <w:r w:rsidR="00E03B58">
          <w:rPr>
            <w:rFonts w:ascii="Arial" w:eastAsia="Arial" w:hAnsi="Arial" w:cs="Arial"/>
          </w:rPr>
          <w:delText xml:space="preserve"> —</w:delText>
        </w:r>
      </w:del>
      <w:ins w:id="444" w:author="Revision" w:date="2026-08-03T16:12:00Z" w16du:dateUtc="2026-08-03T21:12:00Z">
        <w:r>
          <w:t>:</w:t>
        </w:r>
      </w:ins>
      <w:r>
        <w:t xml:space="preserve"> three model variants (GPT-4o, GPT-4o-mini, and GPT-5.1), </w:t>
      </w:r>
      <w:ins w:id="445" w:author="Revision" w:date="2026-08-03T16:12:00Z" w16du:dateUtc="2026-08-03T21:12:00Z">
        <w:r>
          <w:t xml:space="preserve">three generations per cell — at </w:t>
        </w:r>
      </w:ins>
      <w:r>
        <w:t xml:space="preserve">temperatures </w:t>
      </w:r>
      <w:del w:id="446" w:author="Revision" w:date="2026-08-03T16:12:00Z" w16du:dateUtc="2026-08-03T21:12:00Z">
        <w:r w:rsidR="00E03B58">
          <w:rPr>
            <w:rFonts w:ascii="Arial" w:eastAsia="Arial" w:hAnsi="Arial" w:cs="Arial"/>
          </w:rPr>
          <w:delText xml:space="preserve">of </w:delText>
        </w:r>
      </w:del>
      <w:r>
        <w:t>0.3, 0.4</w:t>
      </w:r>
      <w:del w:id="447" w:author="Revision" w:date="2026-08-03T16:12:00Z" w16du:dateUtc="2026-08-03T21:12:00Z">
        <w:r w:rsidR="00E03B58">
          <w:rPr>
            <w:rFonts w:ascii="Arial" w:eastAsia="Arial" w:hAnsi="Arial" w:cs="Arial"/>
          </w:rPr>
          <w:delText>,</w:delText>
        </w:r>
      </w:del>
      <w:r>
        <w:t xml:space="preserve"> and 0.5</w:t>
      </w:r>
      <w:ins w:id="448" w:author="Revision" w:date="2026-08-03T16:12:00Z" w16du:dateUtc="2026-08-03T21:12:00Z">
        <w:r>
          <w:t xml:space="preserve"> for the two older models</w:t>
        </w:r>
      </w:ins>
      <w:r>
        <w:t xml:space="preserve">, and </w:t>
      </w:r>
      <w:ins w:id="449" w:author="Revision" w:date="2026-08-03T16:12:00Z" w16du:dateUtc="2026-08-03T21:12:00Z">
        <w:r>
          <w:t xml:space="preserve">as replicates at the provider default for GPT-5.1 — and </w:t>
        </w:r>
      </w:ins>
      <w:r>
        <w:t>ten portfolio-generation structures</w:t>
      </w:r>
      <w:del w:id="450" w:author="Revision" w:date="2026-08-03T16:12:00Z" w16du:dateUtc="2026-08-03T21:12:00Z">
        <w:r w:rsidR="00E03B58">
          <w:rPr>
            <w:rFonts w:ascii="Arial" w:eastAsia="Arial" w:hAnsi="Arial" w:cs="Arial"/>
          </w:rPr>
          <w:delText xml:space="preserve"> —</w:delText>
        </w:r>
      </w:del>
      <w:ins w:id="451" w:author="Revision" w:date="2026-08-03T16:12:00Z" w16du:dateUtc="2026-08-03T21:12:00Z">
        <w:r>
          <w:t>,</w:t>
        </w:r>
      </w:ins>
      <w:r>
        <w:t xml:space="preserve"> evaluated over rolling 12-month </w:t>
      </w:r>
      <w:del w:id="452" w:author="Revision" w:date="2026-08-03T16:12:00Z" w16du:dateUtc="2026-08-03T21:12:00Z">
        <w:r w:rsidR="00E03B58">
          <w:rPr>
            <w:rFonts w:ascii="Arial" w:eastAsia="Arial" w:hAnsi="Arial" w:cs="Arial"/>
          </w:rPr>
          <w:delText>horizons spanning a range of market conditions, with</w:delText>
        </w:r>
      </w:del>
      <w:ins w:id="453" w:author="Revision" w:date="2026-08-03T16:12:00Z" w16du:dateUtc="2026-08-03T21:12:00Z">
        <w:r>
          <w:t>windows. GPT-5.1 contributes nine completed evaluation windows (starts October 2024 through June 2025) and the older models thirteen</w:t>
        </w:r>
      </w:ins>
      <w:r>
        <w:t xml:space="preserve"> each </w:t>
      </w:r>
      <w:del w:id="454" w:author="Revision" w:date="2026-08-03T16:12:00Z" w16du:dateUtc="2026-08-03T21:12:00Z">
        <w:r w:rsidR="00E03B58">
          <w:rPr>
            <w:rFonts w:ascii="Arial" w:eastAsia="Arial" w:hAnsi="Arial" w:cs="Arial"/>
          </w:rPr>
          <w:delText>window treated as an</w:delText>
        </w:r>
      </w:del>
      <w:ins w:id="455" w:author="Revision" w:date="2026-08-03T16:12:00Z" w16du:dateUtc="2026-08-03T21:12:00Z">
        <w:r>
          <w:t>(starts June 2024 through June 2025); consecutive windows overlap by eleven months and are therefore not</w:t>
        </w:r>
      </w:ins>
      <w:r>
        <w:t xml:space="preserve"> independent </w:t>
      </w:r>
      <w:del w:id="456" w:author="Revision" w:date="2026-08-03T16:12:00Z" w16du:dateUtc="2026-08-03T21:12:00Z">
        <w:r w:rsidR="00E03B58">
          <w:rPr>
            <w:rFonts w:ascii="Arial" w:eastAsia="Arial" w:hAnsi="Arial" w:cs="Arial"/>
          </w:rPr>
          <w:delText>experiment</w:delText>
        </w:r>
      </w:del>
      <w:ins w:id="457" w:author="Revision" w:date="2026-08-03T16:12:00Z" w16du:dateUtc="2026-08-03T21:12:00Z">
        <w:r>
          <w:t>observations</w:t>
        </w:r>
      </w:ins>
      <w:r>
        <w:t xml:space="preserve">. Performance is reported as ROI, </w:t>
      </w:r>
      <w:del w:id="458" w:author="Revision" w:date="2026-08-03T16:12:00Z" w16du:dateUtc="2026-08-03T21:12:00Z">
        <w:r w:rsidR="00E03B58">
          <w:rPr>
            <w:rFonts w:ascii="Arial" w:eastAsia="Arial" w:hAnsi="Arial" w:cs="Arial"/>
          </w:rPr>
          <w:delText>alpha</w:delText>
        </w:r>
      </w:del>
      <w:ins w:id="459" w:author="Revision" w:date="2026-08-03T16:12:00Z" w16du:dateUtc="2026-08-03T21:12:00Z">
        <w:r>
          <w:t>excess return</w:t>
        </w:r>
      </w:ins>
      <w:r>
        <w:t xml:space="preserve"> relative to the S&amp;P 500, standard deviation, coefficient of variation (CV), and matched-comparison win rates against the unfiltered baseline</w:t>
      </w:r>
      <w:ins w:id="460" w:author="Revision" w:date="2026-08-03T16:12:00Z" w16du:dateUtc="2026-08-03T21:12:00Z">
        <w:r>
          <w:t>, with exact binomial confidence intervals</w:t>
        </w:r>
      </w:ins>
      <w:r>
        <w:t>.</w:t>
      </w:r>
    </w:p>
    <w:p w14:paraId="6A260066" w14:textId="77777777" w:rsidR="00557FAC" w:rsidRDefault="00E03B58">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del w:id="461" w:author="Revision" w:date="2026-08-03T16:12:00Z" w16du:dateUtc="2026-08-03T21:12:00Z">
        <w:r>
          <w:rPr>
            <w:rFonts w:ascii="Arial" w:eastAsia="Arial" w:hAnsi="Arial" w:cs="Arial"/>
          </w:rPr>
          <w:delText>We state the expectation motivating the</w:delText>
        </w:r>
      </w:del>
      <w:ins w:id="462" w:author="Revision" w:date="2026-08-03T16:12:00Z" w16du:dateUtc="2026-08-03T21:12:00Z">
        <w:r w:rsidR="00824C87">
          <w:t>The</w:t>
        </w:r>
      </w:ins>
      <w:r w:rsidR="00824C87">
        <w:t xml:space="preserve"> configuration sweep</w:t>
      </w:r>
      <w:ins w:id="463" w:author="Revision" w:date="2026-08-03T16:12:00Z" w16du:dateUtc="2026-08-03T21:12:00Z">
        <w:r w:rsidR="00824C87">
          <w:t xml:space="preserve"> tests a specific expectation</w:t>
        </w:r>
      </w:ins>
      <w:r w:rsidR="00824C87">
        <w:t>: an intermediate initial pool should perform best, because too few candidates limit Stage-Two choices while too many force the model to include lower-conviction names.</w:t>
      </w:r>
    </w:p>
    <w:p w14:paraId="3761335D" w14:textId="77777777" w:rsidR="00253A83" w:rsidRDefault="00E03B58">
      <w:pPr>
        <w:spacing w:before="40" w:after="40"/>
        <w:jc w:val="both"/>
        <w:rPr>
          <w:del w:id="464" w:author="Revision" w:date="2026-08-03T16:12:00Z" w16du:dateUtc="2026-08-03T21:12:00Z"/>
        </w:rPr>
        <w:sectPr w:rsidR="00253A83">
          <w:headerReference w:type="default" r:id="rId14"/>
          <w:type w:val="continuous"/>
          <w:pgSz w:w="12240" w:h="15840"/>
          <w:pgMar w:top="1080" w:right="1080" w:bottom="1080" w:left="1080" w:header="708" w:footer="708" w:gutter="0"/>
          <w:cols w:num="2" w:space="720" w:equalWidth="0">
            <w:col w:w="4500" w:space="720"/>
            <w:col w:w="4500" w:space="0"/>
          </w:cols>
        </w:sectPr>
      </w:pPr>
      <w:bookmarkStart w:id="466" w:name="_voy6hmxtkipu" w:colFirst="0" w:colLast="0"/>
      <w:bookmarkEnd w:id="466"/>
      <w:del w:id="467" w:author="Revision" w:date="2026-08-03T16:12:00Z" w16du:dateUtc="2026-08-03T21:12:00Z">
        <w:r>
          <w:rPr>
            <w:rFonts w:ascii="Arial" w:eastAsia="Arial" w:hAnsi="Arial" w:cs="Arial"/>
          </w:rPr>
          <w:delText xml:space="preserve"> The results test this directly.</w:delText>
        </w:r>
      </w:del>
    </w:p>
    <w:p w14:paraId="4EEA48CF" w14:textId="77777777" w:rsidR="00557FAC" w:rsidRDefault="00824C87">
      <w:pPr>
        <w:pStyle w:val="Heading2"/>
        <w:keepNext/>
        <w:spacing w:after="40"/>
      </w:pPr>
      <w:r>
        <w:t>Filtered vs. Unstructured Baseline</w:t>
      </w:r>
    </w:p>
    <w:p w14:paraId="39DE8E17" w14:textId="77777777" w:rsidR="00253A83" w:rsidRDefault="00E03B58">
      <w:pPr>
        <w:keepNext/>
        <w:jc w:val="center"/>
        <w:rPr>
          <w:del w:id="468" w:author="Revision" w:date="2026-08-03T16:12:00Z" w16du:dateUtc="2026-08-03T21:12:00Z"/>
        </w:rPr>
      </w:pPr>
      <w:bookmarkStart w:id="469" w:name="_ai84q3w61iam"/>
      <w:bookmarkEnd w:id="469"/>
      <w:del w:id="470" w:author="Revision" w:date="2026-08-03T16:12:00Z" w16du:dateUtc="2026-08-03T21:12:00Z">
        <w:r>
          <w:rPr>
            <w:noProof/>
          </w:rPr>
          <w:drawing>
            <wp:inline distT="114300" distB="114300" distL="114300" distR="114300" wp14:anchorId="618B8EDF" wp14:editId="41F4E5CA">
              <wp:extent cx="6400800" cy="3342622"/>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6400800" cy="3342622"/>
                      </a:xfrm>
                      <a:prstGeom prst="rect">
                        <a:avLst/>
                      </a:prstGeom>
                      <a:ln/>
                    </pic:spPr>
                  </pic:pic>
                </a:graphicData>
              </a:graphic>
            </wp:inline>
          </w:drawing>
        </w:r>
      </w:del>
    </w:p>
    <w:p w14:paraId="29FDD2E9" w14:textId="77777777" w:rsidR="00253A83" w:rsidRDefault="00E03B58">
      <w:pPr>
        <w:pStyle w:val="Heading3"/>
        <w:rPr>
          <w:del w:id="471" w:author="Revision" w:date="2026-08-03T16:12:00Z" w16du:dateUtc="2026-08-03T21:12:00Z"/>
        </w:rPr>
        <w:sectPr w:rsidR="00253A83">
          <w:headerReference w:type="default" r:id="rId16"/>
          <w:type w:val="continuous"/>
          <w:pgSz w:w="12240" w:h="15840"/>
          <w:pgMar w:top="1080" w:right="1080" w:bottom="1080" w:left="1080" w:header="708" w:footer="708" w:gutter="0"/>
          <w:cols w:space="720"/>
        </w:sectPr>
      </w:pPr>
      <w:bookmarkStart w:id="472" w:name="_t9l1q3d59bq0" w:colFirst="0" w:colLast="0"/>
      <w:bookmarkEnd w:id="472"/>
      <w:del w:id="473" w:author="Revision" w:date="2026-08-03T16:12:00Z" w16du:dateUtc="2026-08-03T21:12:00Z">
        <w:r>
          <w:rPr>
            <w:rFonts w:ascii="Arial" w:eastAsia="Arial" w:hAnsi="Arial" w:cs="Arial"/>
          </w:rPr>
          <w:delText>Figure 3 - Distribution of GPT-5.1 ROI for every filtering configuration, with boxes colored by initial Stage-One pool size (5, 10, 20, or 30 candidates; grey marks the unfiltered and Ranked methods, which have no fixed pool). All ten configurations are carried through the analysis; the dashed line marks the unfiltered baseline mean. Takeaway: a moderate pool of 10–20 candidates produces the highest returns, while oversized 30-candidate pools fall below the baseline.</w:delText>
        </w:r>
      </w:del>
    </w:p>
    <w:p w14:paraId="0CF7FB6E" w14:textId="77777777" w:rsidR="00557FAC" w:rsidRDefault="00824C87">
      <w:pPr>
        <w:spacing w:before="40" w:after="40"/>
        <w:jc w:val="both"/>
      </w:pPr>
      <w:r>
        <w:t>GPT-5.1 was the strongest of the three models (see Model Comparison and Configuration Selection), so configuration</w:t>
      </w:r>
      <w:del w:id="474" w:author="Revision" w:date="2026-08-03T16:12:00Z" w16du:dateUtc="2026-08-03T21:12:00Z">
        <w:r w:rsidR="00E03B58">
          <w:rPr>
            <w:rFonts w:ascii="Arial" w:eastAsia="Arial" w:hAnsi="Arial" w:cs="Arial"/>
          </w:rPr>
          <w:delText>-,</w:delText>
        </w:r>
      </w:del>
      <w:ins w:id="475" w:author="Revision" w:date="2026-08-03T16:12:00Z" w16du:dateUtc="2026-08-03T21:12:00Z">
        <w:r>
          <w:t>- and</w:t>
        </w:r>
      </w:ins>
      <w:r>
        <w:t xml:space="preserve"> consistency</w:t>
      </w:r>
      <w:del w:id="476" w:author="Revision" w:date="2026-08-03T16:12:00Z" w16du:dateUtc="2026-08-03T21:12:00Z">
        <w:r w:rsidR="00E03B58">
          <w:rPr>
            <w:rFonts w:ascii="Arial" w:eastAsia="Arial" w:hAnsi="Arial" w:cs="Arial"/>
          </w:rPr>
          <w:delText>-, and temperature</w:delText>
        </w:r>
      </w:del>
      <w:r>
        <w:t>-level analyses are presented for GPT-5.1</w:t>
      </w:r>
      <w:del w:id="477" w:author="Revision" w:date="2026-08-03T16:12:00Z" w16du:dateUtc="2026-08-03T21:12:00Z">
        <w:r w:rsidR="00E03B58">
          <w:rPr>
            <w:rFonts w:ascii="Arial" w:eastAsia="Arial" w:hAnsi="Arial" w:cs="Arial"/>
          </w:rPr>
          <w:delText>;</w:delText>
        </w:r>
      </w:del>
      <w:ins w:id="478" w:author="Revision" w:date="2026-08-03T16:12:00Z" w16du:dateUtc="2026-08-03T21:12:00Z">
        <w:r>
          <w:t xml:space="preserve"> (no temperature-level analysis is reported for GPT-5.1, since the API applied a fixed default temperature to this model — see Methods);</w:t>
        </w:r>
      </w:ins>
      <w:r>
        <w:t xml:space="preserve"> the cross-model comparison appears in Figure </w:t>
      </w:r>
      <w:del w:id="479" w:author="Revision" w:date="2026-08-03T16:12:00Z" w16du:dateUtc="2026-08-03T21:12:00Z">
        <w:r w:rsidR="00E03B58">
          <w:rPr>
            <w:rFonts w:ascii="Arial" w:eastAsia="Arial" w:hAnsi="Arial" w:cs="Arial"/>
          </w:rPr>
          <w:delText>7. Figure 3 shows GPT-5.1's ROI distribution per configuration</w:delText>
        </w:r>
      </w:del>
      <w:ins w:id="480" w:author="Revision" w:date="2026-08-03T16:12:00Z" w16du:dateUtc="2026-08-03T21:12:00Z">
        <w:r>
          <w:t>5</w:t>
        </w:r>
      </w:ins>
      <w:r>
        <w:t xml:space="preserve">. Moderate filtering substantially outperformed the unfiltered baseline: 20→10 achieved the highest mean ROI (60.6%), followed by 10→5 (56.2%), 10→3 (54.1%), and 20→5 (50.4%), all well above the </w:t>
      </w:r>
      <w:del w:id="481" w:author="Revision" w:date="2026-08-03T16:12:00Z" w16du:dateUtc="2026-08-03T21:12:00Z">
        <w:r w:rsidR="00E03B58">
          <w:rPr>
            <w:rFonts w:ascii="Arial" w:eastAsia="Arial" w:hAnsi="Arial" w:cs="Arial"/>
          </w:rPr>
          <w:delText>baseline's</w:delText>
        </w:r>
      </w:del>
      <w:ins w:id="482" w:author="Revision" w:date="2026-08-03T16:12:00Z" w16du:dateUtc="2026-08-03T21:12:00Z">
        <w:r>
          <w:t>baseline’s</w:t>
        </w:r>
      </w:ins>
      <w:r>
        <w:t xml:space="preserve"> 45.7%.</w:t>
      </w:r>
    </w:p>
    <w:p w14:paraId="2075505A" w14:textId="77777777" w:rsidR="00557FAC" w:rsidRDefault="00824C87">
      <w:pPr>
        <w:spacing w:before="40" w:after="40"/>
        <w:jc w:val="both"/>
      </w:pPr>
      <w:r>
        <w:t xml:space="preserve">Performance declined sharply under aggressive filtering. The four configurations that draw from an oversized thirty-candidate Stage One pool or rank candidates without a validation stage — 30→5 (32.3%), 30→10 (40.1%), 30→15 (44.2%), and Ranked (38.9%) — all underperformed even the unfiltered baseline (45.7%). All ten configurations are </w:t>
      </w:r>
      <w:del w:id="483" w:author="Revision" w:date="2026-08-03T16:12:00Z" w16du:dateUtc="2026-08-03T21:12:00Z">
        <w:r w:rsidR="00E03B58">
          <w:rPr>
            <w:rFonts w:ascii="Arial" w:eastAsia="Arial" w:hAnsi="Arial" w:cs="Arial"/>
          </w:rPr>
          <w:delText xml:space="preserve">nonetheless </w:delText>
        </w:r>
      </w:del>
      <w:r>
        <w:t>retained and interpreted together in the analyses that follow</w:t>
      </w:r>
      <w:del w:id="484" w:author="Revision" w:date="2026-08-03T16:12:00Z" w16du:dateUtc="2026-08-03T21:12:00Z">
        <w:r w:rsidR="00E03B58">
          <w:rPr>
            <w:rFonts w:ascii="Arial" w:eastAsia="Arial" w:hAnsi="Arial" w:cs="Arial"/>
          </w:rPr>
          <w:delText>, and the systematic reason for the weaker methods' lower returns is examined below</w:delText>
        </w:r>
      </w:del>
      <w:r>
        <w:t>.</w:t>
      </w:r>
    </w:p>
    <w:p w14:paraId="4F9858AC" w14:textId="77777777" w:rsidR="00557FAC" w:rsidRDefault="00824C87">
      <w:pPr>
        <w:spacing w:before="40" w:after="40"/>
        <w:jc w:val="both"/>
      </w:pPr>
      <w:r>
        <w:t>What unites these weaker methods is a single setting rather than chance: each one either begins from the oversized thirty-candidate pool (30→15, 30→10, 30→5) or applies no validated reduction at all (Ranked). As we expected, mean ROI traces an inverted-U in the initial pool size (holding the model and evaluation windows fixed) — about 42% at five candidates, 55% at both ten and twenty, and 39% at thirty — so return falls once the starting set grows past the mid-range. The most likely cause is the size of the Stage-One request itself. Asking the model for thirty candidates forces it well past the ten to twenty companies it can identify with genuine conviction; to fill the remaining slots, it nominates marginal names it would not otherwise have proposed. These low-quality additions remain in the candidate set through the second stage and into the final portfolio, where they reduce its overall return. Because the padding originates in Stage One, no choice of final size can undo it — which is why every thirty-candidate configuration trails the baseline regardless of how aggressively it is later narrowed. A smaller pool avoids this by requesting only as many candidates as the model can justify, whereas too small a pool (five) produces the opposite problem, leaving the model too few options from which to construct a strong portfolio.</w:t>
      </w:r>
    </w:p>
    <w:p w14:paraId="55B0783E" w14:textId="77777777" w:rsidR="00253A83" w:rsidRDefault="00824C87">
      <w:pPr>
        <w:spacing w:before="40" w:after="40"/>
        <w:jc w:val="both"/>
        <w:rPr>
          <w:del w:id="485" w:author="Revision" w:date="2026-08-03T16:12:00Z" w16du:dateUtc="2026-08-03T21:12:00Z"/>
        </w:rPr>
        <w:sectPr w:rsidR="00253A83">
          <w:type w:val="continuous"/>
          <w:pgSz w:w="12240" w:h="15840"/>
          <w:pgMar w:top="1080" w:right="1080" w:bottom="1080" w:left="1080" w:header="708" w:footer="708" w:gutter="0"/>
          <w:cols w:num="2" w:space="720" w:equalWidth="0">
            <w:col w:w="4500" w:space="720"/>
            <w:col w:w="4500" w:space="0"/>
          </w:cols>
        </w:sectPr>
      </w:pPr>
      <w:r>
        <w:t>Overall,</w:t>
      </w:r>
      <w:del w:id="486" w:author="Revision" w:date="2026-08-03T16:12:00Z" w16du:dateUtc="2026-08-03T21:12:00Z">
        <w:r w:rsidR="00E03B58">
          <w:rPr>
            <w:rFonts w:ascii="Arial" w:eastAsia="Arial" w:hAnsi="Arial" w:cs="Arial"/>
          </w:rPr>
          <w:delText xml:space="preserve"> Figure 3 shows that</w:delText>
        </w:r>
      </w:del>
      <w:r>
        <w:t xml:space="preserve"> for GPT-5.1 — the model a practitioner would deploy — structural organization of information is a major, controllable driver of performance: a moderate pool feeding a focused Stage Two maximizes return, while both under-structuring and over-filtering </w:t>
      </w:r>
      <w:del w:id="487" w:author="Revision" w:date="2026-08-03T16:12:00Z" w16du:dateUtc="2026-08-03T21:12:00Z">
        <w:r w:rsidR="00E03B58">
          <w:rPr>
            <w:rFonts w:ascii="Arial" w:eastAsia="Arial" w:hAnsi="Arial" w:cs="Arial"/>
          </w:rPr>
          <w:delText>leave achievable return unrealized.</w:delText>
        </w:r>
      </w:del>
    </w:p>
    <w:p w14:paraId="6E01C461" w14:textId="77777777" w:rsidR="00253A83" w:rsidRDefault="00E03B58">
      <w:pPr>
        <w:keepNext/>
        <w:spacing w:before="40" w:after="40"/>
        <w:jc w:val="center"/>
        <w:rPr>
          <w:del w:id="488" w:author="Revision" w:date="2026-08-03T16:12:00Z" w16du:dateUtc="2026-08-03T21:12:00Z"/>
        </w:rPr>
      </w:pPr>
      <w:del w:id="489" w:author="Revision" w:date="2026-08-03T16:12:00Z" w16du:dateUtc="2026-08-03T21:12:00Z">
        <w:r>
          <w:rPr>
            <w:noProof/>
          </w:rPr>
          <w:drawing>
            <wp:inline distT="114300" distB="114300" distL="114300" distR="114300" wp14:anchorId="6B205BFC" wp14:editId="5375B813">
              <wp:extent cx="6400800" cy="3704928"/>
              <wp:effectExtent l="0" t="0" r="0" b="0"/>
              <wp:docPr id="27842920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6400800" cy="3704928"/>
                      </a:xfrm>
                      <a:prstGeom prst="rect">
                        <a:avLst/>
                      </a:prstGeom>
                      <a:ln/>
                    </pic:spPr>
                  </pic:pic>
                </a:graphicData>
              </a:graphic>
            </wp:inline>
          </w:drawing>
        </w:r>
      </w:del>
    </w:p>
    <w:p w14:paraId="228E9F5E" w14:textId="77777777" w:rsidR="00557FAC" w:rsidRDefault="00824C87">
      <w:pPr>
        <w:spacing w:before="40" w:after="40"/>
        <w:jc w:val="both"/>
        <w:rPr>
          <w:ins w:id="490" w:author="Revision" w:date="2026-08-03T16:12:00Z" w16du:dateUtc="2026-08-03T21:12:00Z"/>
        </w:rPr>
        <w:sectPr w:rsidR="00557FAC">
          <w:type w:val="continuous"/>
          <w:pgSz w:w="12240" w:h="15840"/>
          <w:pgMar w:top="1080" w:right="1080" w:bottom="1080" w:left="1080" w:header="708" w:footer="708" w:gutter="0"/>
          <w:cols w:num="2" w:space="720" w:equalWidth="0">
            <w:col w:w="4500" w:space="720"/>
            <w:col w:w="4500" w:space="0"/>
          </w:cols>
        </w:sectPr>
      </w:pPr>
      <w:ins w:id="491" w:author="Revision" w:date="2026-08-03T16:12:00Z" w16du:dateUtc="2026-08-03T21:12:00Z">
        <w:r>
          <w:t>give up return that the same model could otherwise achieve.</w:t>
        </w:r>
      </w:ins>
    </w:p>
    <w:p w14:paraId="5484ADAB" w14:textId="77777777" w:rsidR="00557FAC" w:rsidRDefault="00824C87">
      <w:pPr>
        <w:keepNext/>
        <w:spacing w:before="40" w:after="40"/>
        <w:jc w:val="center"/>
        <w:rPr>
          <w:ins w:id="492" w:author="Revision" w:date="2026-08-03T16:12:00Z" w16du:dateUtc="2026-08-03T21:12:00Z"/>
        </w:rPr>
      </w:pPr>
      <w:ins w:id="493" w:author="Revision" w:date="2026-08-03T16:12:00Z" w16du:dateUtc="2026-08-03T21:12:00Z">
        <w:r>
          <w:rPr>
            <w:noProof/>
          </w:rPr>
          <w:drawing>
            <wp:inline distT="114300" distB="114300" distL="114300" distR="114300" wp14:anchorId="62F1C0B4" wp14:editId="6F7A994C">
              <wp:extent cx="5120640" cy="2963942"/>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120640" cy="2963942"/>
                      </a:xfrm>
                      <a:prstGeom prst="rect">
                        <a:avLst/>
                      </a:prstGeom>
                      <a:ln/>
                    </pic:spPr>
                  </pic:pic>
                </a:graphicData>
              </a:graphic>
            </wp:inline>
          </w:drawing>
        </w:r>
      </w:ins>
    </w:p>
    <w:p w14:paraId="01074EC5" w14:textId="77777777" w:rsidR="00557FAC" w:rsidRDefault="00824C87">
      <w:pPr>
        <w:pStyle w:val="Heading3"/>
        <w:keepNext/>
        <w:keepLines/>
        <w:pPrChange w:id="494" w:author="Revision" w:date="2026-08-03T16:12:00Z" w16du:dateUtc="2026-08-03T21:12:00Z">
          <w:pPr>
            <w:pStyle w:val="Heading3"/>
          </w:pPr>
        </w:pPrChange>
      </w:pPr>
      <w:bookmarkStart w:id="495" w:name="_tw8ghlrmg8v9" w:colFirst="0" w:colLast="0"/>
      <w:bookmarkEnd w:id="495"/>
      <w:r>
        <w:t xml:space="preserve">Figure </w:t>
      </w:r>
      <w:del w:id="496" w:author="Revision" w:date="2026-08-03T16:12:00Z" w16du:dateUtc="2026-08-03T21:12:00Z">
        <w:r w:rsidR="00E03B58">
          <w:delText>4 -</w:delText>
        </w:r>
      </w:del>
      <w:ins w:id="497" w:author="Revision" w:date="2026-08-03T16:12:00Z" w16du:dateUtc="2026-08-03T21:12:00Z">
        <w:r>
          <w:t>2.</w:t>
        </w:r>
      </w:ins>
      <w:r>
        <w:t xml:space="preserve"> Percentage of matched evaluation windows in which each GPT-5.1 filtering configuration outperformed the unfiltered baseline, with bars colored by initial Stage-One pool size.</w:t>
      </w:r>
      <w:del w:id="498" w:author="Revision" w:date="2026-08-03T16:12:00Z" w16du:dateUtc="2026-08-03T21:12:00Z">
        <w:r w:rsidR="00E03B58">
          <w:delText xml:space="preserve"> Takeaway: configurations starting from 10–20 candidates beat the baseline 74–82% of the time, while the 30-candidate configurations and Ranked all fall below 50%.</w:delText>
        </w:r>
      </w:del>
    </w:p>
    <w:tbl>
      <w:tblPr>
        <w:tblStyle w:val="a"/>
        <w:tblW w:w="1000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Change w:id="499" w:author="Revision" w:date="2026-08-03T16:12:00Z" w16du:dateUtc="2026-08-03T21:12:00Z">
          <w:tblPr>
            <w:tblW w:w="93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15" w:type="dxa"/>
              <w:right w:w="115" w:type="dxa"/>
            </w:tblCellMar>
            <w:tblLook w:val="0400" w:firstRow="0" w:lastRow="0" w:firstColumn="0" w:lastColumn="0" w:noHBand="0" w:noVBand="1"/>
          </w:tblPr>
        </w:tblPrChange>
      </w:tblPr>
      <w:tblGrid>
        <w:gridCol w:w="2392"/>
        <w:gridCol w:w="2536"/>
        <w:gridCol w:w="2536"/>
        <w:gridCol w:w="2536"/>
        <w:tblGridChange w:id="500">
          <w:tblGrid>
            <w:gridCol w:w="2392"/>
            <w:gridCol w:w="608"/>
            <w:gridCol w:w="1928"/>
            <w:gridCol w:w="1252"/>
            <w:gridCol w:w="1284"/>
            <w:gridCol w:w="1896"/>
            <w:gridCol w:w="640"/>
            <w:gridCol w:w="1896"/>
          </w:tblGrid>
        </w:tblGridChange>
      </w:tblGrid>
      <w:tr w:rsidR="00557FAC" w14:paraId="541E463D" w14:textId="77777777">
        <w:trPr>
          <w:tblHeader/>
          <w:trPrChange w:id="501" w:author="Revision" w:date="2026-08-03T16:12:00Z" w16du:dateUtc="2026-08-03T21:12:00Z">
            <w:trPr>
              <w:tblHeader/>
            </w:trPr>
          </w:trPrChange>
        </w:trPr>
        <w:tc>
          <w:tcPr>
            <w:tcW w:w="2392" w:type="dxa"/>
            <w:shd w:val="clear" w:color="auto" w:fill="D9E1F2"/>
            <w:vAlign w:val="center"/>
            <w:tcPrChange w:id="502" w:author="Revision" w:date="2026-08-03T16:12:00Z" w16du:dateUtc="2026-08-03T21:12:00Z">
              <w:tcPr>
                <w:tcW w:w="3000" w:type="dxa"/>
                <w:gridSpan w:val="2"/>
                <w:shd w:val="clear" w:color="auto" w:fill="D9E1F2"/>
                <w:vAlign w:val="center"/>
              </w:tcPr>
            </w:tcPrChange>
          </w:tcPr>
          <w:p w14:paraId="10658049" w14:textId="77777777" w:rsidR="00557FAC" w:rsidRDefault="00824C87">
            <w:pPr>
              <w:jc w:val="both"/>
              <w:rPr>
                <w:rFonts w:ascii="Arial" w:hAnsi="Arial"/>
                <w:b/>
                <w:sz w:val="18"/>
                <w:rPrChange w:id="503" w:author="Revision" w:date="2026-08-03T16:12:00Z" w16du:dateUtc="2026-08-03T21:12:00Z">
                  <w:rPr>
                    <w:b/>
                    <w:sz w:val="18"/>
                  </w:rPr>
                </w:rPrChange>
              </w:rPr>
              <w:pPrChange w:id="504" w:author="Revision" w:date="2026-08-03T16:12:00Z" w16du:dateUtc="2026-08-03T21:12:00Z">
                <w:pPr/>
              </w:pPrChange>
            </w:pPr>
            <w:r>
              <w:rPr>
                <w:b/>
                <w:bCs/>
                <w:sz w:val="20"/>
                <w:szCs w:val="20"/>
              </w:rPr>
              <w:t>Configuration</w:t>
            </w:r>
          </w:p>
        </w:tc>
        <w:tc>
          <w:tcPr>
            <w:tcW w:w="2536" w:type="dxa"/>
            <w:shd w:val="clear" w:color="auto" w:fill="D9E1F2"/>
            <w:vAlign w:val="center"/>
            <w:tcPrChange w:id="505" w:author="Revision" w:date="2026-08-03T16:12:00Z" w16du:dateUtc="2026-08-03T21:12:00Z">
              <w:tcPr>
                <w:tcW w:w="3180" w:type="dxa"/>
                <w:gridSpan w:val="2"/>
                <w:shd w:val="clear" w:color="auto" w:fill="D9E1F2"/>
                <w:vAlign w:val="center"/>
              </w:tcPr>
            </w:tcPrChange>
          </w:tcPr>
          <w:p w14:paraId="20F72426" w14:textId="77777777" w:rsidR="00557FAC" w:rsidRDefault="00824C87">
            <w:pPr>
              <w:jc w:val="center"/>
              <w:rPr>
                <w:rFonts w:ascii="Arial" w:hAnsi="Arial"/>
                <w:b/>
                <w:sz w:val="18"/>
                <w:rPrChange w:id="506" w:author="Revision" w:date="2026-08-03T16:12:00Z" w16du:dateUtc="2026-08-03T21:12:00Z">
                  <w:rPr>
                    <w:b/>
                    <w:sz w:val="18"/>
                  </w:rPr>
                </w:rPrChange>
              </w:rPr>
            </w:pPr>
            <w:r>
              <w:rPr>
                <w:b/>
                <w:bCs/>
                <w:sz w:val="20"/>
                <w:szCs w:val="20"/>
              </w:rPr>
              <w:t>Mean ROI (%)</w:t>
            </w:r>
          </w:p>
        </w:tc>
        <w:tc>
          <w:tcPr>
            <w:tcW w:w="2536" w:type="dxa"/>
            <w:shd w:val="clear" w:color="auto" w:fill="D9E1F2"/>
            <w:vAlign w:val="center"/>
            <w:tcPrChange w:id="507" w:author="Revision" w:date="2026-08-03T16:12:00Z" w16du:dateUtc="2026-08-03T21:12:00Z">
              <w:tcPr>
                <w:tcW w:w="3180" w:type="dxa"/>
                <w:gridSpan w:val="2"/>
                <w:shd w:val="clear" w:color="auto" w:fill="D9E1F2"/>
                <w:vAlign w:val="center"/>
              </w:tcPr>
            </w:tcPrChange>
          </w:tcPr>
          <w:p w14:paraId="44328A8D" w14:textId="77777777" w:rsidR="00557FAC" w:rsidRDefault="00824C87">
            <w:pPr>
              <w:jc w:val="center"/>
              <w:rPr>
                <w:rFonts w:ascii="Arial" w:hAnsi="Arial"/>
                <w:b/>
                <w:sz w:val="18"/>
                <w:rPrChange w:id="508" w:author="Revision" w:date="2026-08-03T16:12:00Z" w16du:dateUtc="2026-08-03T21:12:00Z">
                  <w:rPr>
                    <w:b/>
                    <w:sz w:val="18"/>
                  </w:rPr>
                </w:rPrChange>
              </w:rPr>
            </w:pPr>
            <w:r>
              <w:rPr>
                <w:b/>
                <w:bCs/>
                <w:sz w:val="20"/>
                <w:szCs w:val="20"/>
              </w:rPr>
              <w:t>Win vs Unfiltered (%)</w:t>
            </w:r>
          </w:p>
        </w:tc>
        <w:tc>
          <w:tcPr>
            <w:tcW w:w="2536" w:type="dxa"/>
            <w:shd w:val="clear" w:color="auto" w:fill="D9E1F2"/>
            <w:vAlign w:val="center"/>
            <w:cellIns w:id="509" w:author="Revision" w:date="2026-08-03T16:12:00Z"/>
            <w:tcPrChange w:id="510" w:author="Revision" w:date="2026-08-03T16:12:00Z" w16du:dateUtc="2026-08-03T21:12:00Z">
              <w:tcPr>
                <w:tcW w:w="3180" w:type="dxa"/>
                <w:gridSpan w:val="2"/>
                <w:shd w:val="clear" w:color="auto" w:fill="D9E1F2"/>
                <w:vAlign w:val="center"/>
                <w:cellIns w:id="511" w:author="Revision" w:date="2026-08-03T16:12:00Z"/>
              </w:tcPr>
            </w:tcPrChange>
          </w:tcPr>
          <w:p w14:paraId="61FA2304" w14:textId="77777777" w:rsidR="00557FAC" w:rsidRDefault="00824C87">
            <w:pPr>
              <w:jc w:val="center"/>
              <w:rPr>
                <w:rFonts w:ascii="Arial" w:eastAsia="Arial" w:hAnsi="Arial" w:cs="Arial"/>
                <w:b/>
                <w:bCs/>
                <w:sz w:val="18"/>
                <w:szCs w:val="18"/>
              </w:rPr>
            </w:pPr>
            <w:ins w:id="512" w:author="Revision" w:date="2026-08-03T16:12:00Z" w16du:dateUtc="2026-08-03T21:12:00Z">
              <w:r>
                <w:t>95% CI (Win %)</w:t>
              </w:r>
            </w:ins>
          </w:p>
        </w:tc>
      </w:tr>
      <w:tr w:rsidR="00557FAC" w14:paraId="2B51AC8B" w14:textId="77777777">
        <w:tc>
          <w:tcPr>
            <w:tcW w:w="2392" w:type="dxa"/>
            <w:vAlign w:val="center"/>
            <w:tcPrChange w:id="513" w:author="Revision" w:date="2026-08-03T16:12:00Z" w16du:dateUtc="2026-08-03T21:12:00Z">
              <w:tcPr>
                <w:tcW w:w="3000" w:type="dxa"/>
                <w:gridSpan w:val="2"/>
                <w:vAlign w:val="center"/>
              </w:tcPr>
            </w:tcPrChange>
          </w:tcPr>
          <w:p w14:paraId="287980AE" w14:textId="77777777" w:rsidR="00557FAC" w:rsidRDefault="00824C87">
            <w:pPr>
              <w:jc w:val="both"/>
              <w:rPr>
                <w:rFonts w:ascii="Arial" w:hAnsi="Arial"/>
                <w:sz w:val="18"/>
                <w:rPrChange w:id="514" w:author="Revision" w:date="2026-08-03T16:12:00Z" w16du:dateUtc="2026-08-03T21:12:00Z">
                  <w:rPr>
                    <w:sz w:val="18"/>
                  </w:rPr>
                </w:rPrChange>
              </w:rPr>
              <w:pPrChange w:id="515" w:author="Revision" w:date="2026-08-03T16:12:00Z" w16du:dateUtc="2026-08-03T21:12:00Z">
                <w:pPr/>
              </w:pPrChange>
            </w:pPr>
            <w:r>
              <w:rPr>
                <w:sz w:val="20"/>
                <w:szCs w:val="20"/>
              </w:rPr>
              <w:t>20→10</w:t>
            </w:r>
          </w:p>
        </w:tc>
        <w:tc>
          <w:tcPr>
            <w:tcW w:w="2536" w:type="dxa"/>
            <w:vAlign w:val="center"/>
            <w:tcPrChange w:id="516" w:author="Revision" w:date="2026-08-03T16:12:00Z" w16du:dateUtc="2026-08-03T21:12:00Z">
              <w:tcPr>
                <w:tcW w:w="3180" w:type="dxa"/>
                <w:gridSpan w:val="2"/>
                <w:vAlign w:val="center"/>
              </w:tcPr>
            </w:tcPrChange>
          </w:tcPr>
          <w:p w14:paraId="584A69FA" w14:textId="77777777" w:rsidR="00557FAC" w:rsidRDefault="00824C87">
            <w:pPr>
              <w:jc w:val="center"/>
              <w:rPr>
                <w:rFonts w:ascii="Arial" w:hAnsi="Arial"/>
                <w:sz w:val="18"/>
                <w:rPrChange w:id="517" w:author="Revision" w:date="2026-08-03T16:12:00Z" w16du:dateUtc="2026-08-03T21:12:00Z">
                  <w:rPr>
                    <w:sz w:val="18"/>
                  </w:rPr>
                </w:rPrChange>
              </w:rPr>
            </w:pPr>
            <w:r>
              <w:rPr>
                <w:sz w:val="20"/>
                <w:szCs w:val="20"/>
              </w:rPr>
              <w:t>60.6</w:t>
            </w:r>
          </w:p>
        </w:tc>
        <w:tc>
          <w:tcPr>
            <w:tcW w:w="2536" w:type="dxa"/>
            <w:vAlign w:val="center"/>
            <w:tcPrChange w:id="518" w:author="Revision" w:date="2026-08-03T16:12:00Z" w16du:dateUtc="2026-08-03T21:12:00Z">
              <w:tcPr>
                <w:tcW w:w="3180" w:type="dxa"/>
                <w:gridSpan w:val="2"/>
                <w:vAlign w:val="center"/>
              </w:tcPr>
            </w:tcPrChange>
          </w:tcPr>
          <w:p w14:paraId="39D082B3" w14:textId="77777777" w:rsidR="00557FAC" w:rsidRDefault="00824C87">
            <w:pPr>
              <w:jc w:val="center"/>
              <w:rPr>
                <w:rFonts w:ascii="Arial" w:hAnsi="Arial"/>
                <w:sz w:val="18"/>
                <w:rPrChange w:id="519" w:author="Revision" w:date="2026-08-03T16:12:00Z" w16du:dateUtc="2026-08-03T21:12:00Z">
                  <w:rPr>
                    <w:sz w:val="18"/>
                  </w:rPr>
                </w:rPrChange>
              </w:rPr>
            </w:pPr>
            <w:r>
              <w:rPr>
                <w:sz w:val="20"/>
                <w:szCs w:val="20"/>
              </w:rPr>
              <w:t>81.5</w:t>
            </w:r>
          </w:p>
        </w:tc>
        <w:tc>
          <w:tcPr>
            <w:tcW w:w="2536" w:type="dxa"/>
            <w:vAlign w:val="center"/>
            <w:cellIns w:id="520" w:author="Revision" w:date="2026-08-03T16:12:00Z"/>
            <w:tcPrChange w:id="521" w:author="Revision" w:date="2026-08-03T16:12:00Z" w16du:dateUtc="2026-08-03T21:12:00Z">
              <w:tcPr>
                <w:tcW w:w="3180" w:type="dxa"/>
                <w:gridSpan w:val="2"/>
                <w:vAlign w:val="center"/>
                <w:cellIns w:id="522" w:author="Revision" w:date="2026-08-03T16:12:00Z"/>
              </w:tcPr>
            </w:tcPrChange>
          </w:tcPr>
          <w:p w14:paraId="0F32CF91" w14:textId="77777777" w:rsidR="00557FAC" w:rsidRDefault="00824C87">
            <w:pPr>
              <w:jc w:val="center"/>
              <w:rPr>
                <w:rFonts w:ascii="Arial" w:eastAsia="Arial" w:hAnsi="Arial" w:cs="Arial"/>
                <w:sz w:val="18"/>
                <w:szCs w:val="18"/>
              </w:rPr>
            </w:pPr>
            <w:ins w:id="523" w:author="Revision" w:date="2026-08-03T16:12:00Z" w16du:dateUtc="2026-08-03T21:12:00Z">
              <w:r>
                <w:t>61.9–93.7</w:t>
              </w:r>
            </w:ins>
          </w:p>
        </w:tc>
      </w:tr>
      <w:tr w:rsidR="00557FAC" w14:paraId="44C6EDC8" w14:textId="77777777">
        <w:tc>
          <w:tcPr>
            <w:tcW w:w="2392" w:type="dxa"/>
            <w:vAlign w:val="center"/>
            <w:tcPrChange w:id="524" w:author="Revision" w:date="2026-08-03T16:12:00Z" w16du:dateUtc="2026-08-03T21:12:00Z">
              <w:tcPr>
                <w:tcW w:w="3000" w:type="dxa"/>
                <w:gridSpan w:val="2"/>
                <w:vAlign w:val="center"/>
              </w:tcPr>
            </w:tcPrChange>
          </w:tcPr>
          <w:p w14:paraId="7755132E" w14:textId="77777777" w:rsidR="00557FAC" w:rsidRDefault="00824C87">
            <w:pPr>
              <w:jc w:val="both"/>
              <w:rPr>
                <w:rFonts w:ascii="Arial" w:hAnsi="Arial"/>
                <w:sz w:val="18"/>
                <w:rPrChange w:id="525" w:author="Revision" w:date="2026-08-03T16:12:00Z" w16du:dateUtc="2026-08-03T21:12:00Z">
                  <w:rPr>
                    <w:sz w:val="18"/>
                  </w:rPr>
                </w:rPrChange>
              </w:rPr>
              <w:pPrChange w:id="526" w:author="Revision" w:date="2026-08-03T16:12:00Z" w16du:dateUtc="2026-08-03T21:12:00Z">
                <w:pPr/>
              </w:pPrChange>
            </w:pPr>
            <w:r>
              <w:rPr>
                <w:sz w:val="20"/>
                <w:szCs w:val="20"/>
              </w:rPr>
              <w:t>10→5</w:t>
            </w:r>
          </w:p>
        </w:tc>
        <w:tc>
          <w:tcPr>
            <w:tcW w:w="2536" w:type="dxa"/>
            <w:vAlign w:val="center"/>
            <w:tcPrChange w:id="527" w:author="Revision" w:date="2026-08-03T16:12:00Z" w16du:dateUtc="2026-08-03T21:12:00Z">
              <w:tcPr>
                <w:tcW w:w="3180" w:type="dxa"/>
                <w:gridSpan w:val="2"/>
                <w:vAlign w:val="center"/>
              </w:tcPr>
            </w:tcPrChange>
          </w:tcPr>
          <w:p w14:paraId="15CDBEE1" w14:textId="77777777" w:rsidR="00557FAC" w:rsidRDefault="00824C87">
            <w:pPr>
              <w:jc w:val="center"/>
              <w:rPr>
                <w:rFonts w:ascii="Arial" w:hAnsi="Arial"/>
                <w:sz w:val="18"/>
                <w:rPrChange w:id="528" w:author="Revision" w:date="2026-08-03T16:12:00Z" w16du:dateUtc="2026-08-03T21:12:00Z">
                  <w:rPr>
                    <w:sz w:val="18"/>
                  </w:rPr>
                </w:rPrChange>
              </w:rPr>
            </w:pPr>
            <w:r>
              <w:rPr>
                <w:sz w:val="20"/>
                <w:szCs w:val="20"/>
              </w:rPr>
              <w:t>56.2</w:t>
            </w:r>
          </w:p>
        </w:tc>
        <w:tc>
          <w:tcPr>
            <w:tcW w:w="2536" w:type="dxa"/>
            <w:vAlign w:val="center"/>
            <w:tcPrChange w:id="529" w:author="Revision" w:date="2026-08-03T16:12:00Z" w16du:dateUtc="2026-08-03T21:12:00Z">
              <w:tcPr>
                <w:tcW w:w="3180" w:type="dxa"/>
                <w:gridSpan w:val="2"/>
                <w:vAlign w:val="center"/>
              </w:tcPr>
            </w:tcPrChange>
          </w:tcPr>
          <w:p w14:paraId="11207843" w14:textId="77777777" w:rsidR="00557FAC" w:rsidRDefault="00824C87">
            <w:pPr>
              <w:jc w:val="center"/>
              <w:rPr>
                <w:rFonts w:ascii="Arial" w:hAnsi="Arial"/>
                <w:sz w:val="18"/>
                <w:rPrChange w:id="530" w:author="Revision" w:date="2026-08-03T16:12:00Z" w16du:dateUtc="2026-08-03T21:12:00Z">
                  <w:rPr>
                    <w:sz w:val="18"/>
                  </w:rPr>
                </w:rPrChange>
              </w:rPr>
            </w:pPr>
            <w:r>
              <w:rPr>
                <w:sz w:val="20"/>
                <w:szCs w:val="20"/>
              </w:rPr>
              <w:t>77.8</w:t>
            </w:r>
          </w:p>
        </w:tc>
        <w:tc>
          <w:tcPr>
            <w:tcW w:w="2536" w:type="dxa"/>
            <w:vAlign w:val="center"/>
            <w:cellIns w:id="531" w:author="Revision" w:date="2026-08-03T16:12:00Z"/>
            <w:tcPrChange w:id="532" w:author="Revision" w:date="2026-08-03T16:12:00Z" w16du:dateUtc="2026-08-03T21:12:00Z">
              <w:tcPr>
                <w:tcW w:w="3180" w:type="dxa"/>
                <w:gridSpan w:val="2"/>
                <w:vAlign w:val="center"/>
                <w:cellIns w:id="533" w:author="Revision" w:date="2026-08-03T16:12:00Z"/>
              </w:tcPr>
            </w:tcPrChange>
          </w:tcPr>
          <w:p w14:paraId="25B2507F" w14:textId="77777777" w:rsidR="00557FAC" w:rsidRDefault="00824C87">
            <w:pPr>
              <w:jc w:val="center"/>
              <w:rPr>
                <w:rFonts w:ascii="Arial" w:eastAsia="Arial" w:hAnsi="Arial" w:cs="Arial"/>
                <w:sz w:val="18"/>
                <w:szCs w:val="18"/>
              </w:rPr>
            </w:pPr>
            <w:ins w:id="534" w:author="Revision" w:date="2026-08-03T16:12:00Z" w16du:dateUtc="2026-08-03T21:12:00Z">
              <w:r>
                <w:t>57.7–91.4</w:t>
              </w:r>
            </w:ins>
          </w:p>
        </w:tc>
      </w:tr>
      <w:tr w:rsidR="00557FAC" w14:paraId="3ECB05AF" w14:textId="77777777">
        <w:tc>
          <w:tcPr>
            <w:tcW w:w="2392" w:type="dxa"/>
            <w:vAlign w:val="center"/>
            <w:tcPrChange w:id="535" w:author="Revision" w:date="2026-08-03T16:12:00Z" w16du:dateUtc="2026-08-03T21:12:00Z">
              <w:tcPr>
                <w:tcW w:w="3000" w:type="dxa"/>
                <w:gridSpan w:val="2"/>
                <w:vAlign w:val="center"/>
              </w:tcPr>
            </w:tcPrChange>
          </w:tcPr>
          <w:p w14:paraId="1E9CDCBD" w14:textId="77777777" w:rsidR="00557FAC" w:rsidRDefault="00824C87">
            <w:pPr>
              <w:jc w:val="both"/>
              <w:rPr>
                <w:rFonts w:ascii="Arial" w:hAnsi="Arial"/>
                <w:sz w:val="18"/>
                <w:rPrChange w:id="536" w:author="Revision" w:date="2026-08-03T16:12:00Z" w16du:dateUtc="2026-08-03T21:12:00Z">
                  <w:rPr>
                    <w:sz w:val="18"/>
                  </w:rPr>
                </w:rPrChange>
              </w:rPr>
              <w:pPrChange w:id="537" w:author="Revision" w:date="2026-08-03T16:12:00Z" w16du:dateUtc="2026-08-03T21:12:00Z">
                <w:pPr/>
              </w:pPrChange>
            </w:pPr>
            <w:r>
              <w:rPr>
                <w:sz w:val="20"/>
                <w:szCs w:val="20"/>
              </w:rPr>
              <w:t>10→3</w:t>
            </w:r>
          </w:p>
        </w:tc>
        <w:tc>
          <w:tcPr>
            <w:tcW w:w="2536" w:type="dxa"/>
            <w:vAlign w:val="center"/>
            <w:tcPrChange w:id="538" w:author="Revision" w:date="2026-08-03T16:12:00Z" w16du:dateUtc="2026-08-03T21:12:00Z">
              <w:tcPr>
                <w:tcW w:w="3180" w:type="dxa"/>
                <w:gridSpan w:val="2"/>
                <w:vAlign w:val="center"/>
              </w:tcPr>
            </w:tcPrChange>
          </w:tcPr>
          <w:p w14:paraId="02CCF24A" w14:textId="77777777" w:rsidR="00557FAC" w:rsidRDefault="00824C87">
            <w:pPr>
              <w:jc w:val="center"/>
              <w:rPr>
                <w:rFonts w:ascii="Arial" w:hAnsi="Arial"/>
                <w:sz w:val="18"/>
                <w:rPrChange w:id="539" w:author="Revision" w:date="2026-08-03T16:12:00Z" w16du:dateUtc="2026-08-03T21:12:00Z">
                  <w:rPr>
                    <w:sz w:val="18"/>
                  </w:rPr>
                </w:rPrChange>
              </w:rPr>
            </w:pPr>
            <w:r>
              <w:rPr>
                <w:sz w:val="20"/>
                <w:szCs w:val="20"/>
              </w:rPr>
              <w:t>54.1</w:t>
            </w:r>
          </w:p>
        </w:tc>
        <w:tc>
          <w:tcPr>
            <w:tcW w:w="2536" w:type="dxa"/>
            <w:vAlign w:val="center"/>
            <w:tcPrChange w:id="540" w:author="Revision" w:date="2026-08-03T16:12:00Z" w16du:dateUtc="2026-08-03T21:12:00Z">
              <w:tcPr>
                <w:tcW w:w="3180" w:type="dxa"/>
                <w:gridSpan w:val="2"/>
                <w:vAlign w:val="center"/>
              </w:tcPr>
            </w:tcPrChange>
          </w:tcPr>
          <w:p w14:paraId="0B77BA22" w14:textId="77777777" w:rsidR="00557FAC" w:rsidRDefault="00824C87">
            <w:pPr>
              <w:jc w:val="center"/>
              <w:rPr>
                <w:rFonts w:ascii="Arial" w:hAnsi="Arial"/>
                <w:sz w:val="18"/>
                <w:rPrChange w:id="541" w:author="Revision" w:date="2026-08-03T16:12:00Z" w16du:dateUtc="2026-08-03T21:12:00Z">
                  <w:rPr>
                    <w:sz w:val="18"/>
                  </w:rPr>
                </w:rPrChange>
              </w:rPr>
            </w:pPr>
            <w:r>
              <w:rPr>
                <w:sz w:val="20"/>
                <w:szCs w:val="20"/>
              </w:rPr>
              <w:t>74.1</w:t>
            </w:r>
          </w:p>
        </w:tc>
        <w:tc>
          <w:tcPr>
            <w:tcW w:w="2536" w:type="dxa"/>
            <w:vAlign w:val="center"/>
            <w:cellIns w:id="542" w:author="Revision" w:date="2026-08-03T16:12:00Z"/>
            <w:tcPrChange w:id="543" w:author="Revision" w:date="2026-08-03T16:12:00Z" w16du:dateUtc="2026-08-03T21:12:00Z">
              <w:tcPr>
                <w:tcW w:w="3180" w:type="dxa"/>
                <w:gridSpan w:val="2"/>
                <w:vAlign w:val="center"/>
                <w:cellIns w:id="544" w:author="Revision" w:date="2026-08-03T16:12:00Z"/>
              </w:tcPr>
            </w:tcPrChange>
          </w:tcPr>
          <w:p w14:paraId="0B2C5524" w14:textId="77777777" w:rsidR="00557FAC" w:rsidRDefault="00824C87">
            <w:pPr>
              <w:jc w:val="center"/>
              <w:rPr>
                <w:rFonts w:ascii="Arial" w:eastAsia="Arial" w:hAnsi="Arial" w:cs="Arial"/>
                <w:sz w:val="18"/>
                <w:szCs w:val="18"/>
              </w:rPr>
            </w:pPr>
            <w:ins w:id="545" w:author="Revision" w:date="2026-08-03T16:12:00Z" w16du:dateUtc="2026-08-03T21:12:00Z">
              <w:r>
                <w:t>53.7–88.9</w:t>
              </w:r>
            </w:ins>
          </w:p>
        </w:tc>
      </w:tr>
      <w:tr w:rsidR="00557FAC" w14:paraId="33205DF9" w14:textId="77777777">
        <w:tc>
          <w:tcPr>
            <w:tcW w:w="2392" w:type="dxa"/>
            <w:vAlign w:val="center"/>
            <w:tcPrChange w:id="546" w:author="Revision" w:date="2026-08-03T16:12:00Z" w16du:dateUtc="2026-08-03T21:12:00Z">
              <w:tcPr>
                <w:tcW w:w="3000" w:type="dxa"/>
                <w:gridSpan w:val="2"/>
                <w:vAlign w:val="center"/>
              </w:tcPr>
            </w:tcPrChange>
          </w:tcPr>
          <w:p w14:paraId="0DA5DD54" w14:textId="77777777" w:rsidR="00557FAC" w:rsidRDefault="00824C87">
            <w:pPr>
              <w:jc w:val="both"/>
              <w:rPr>
                <w:rFonts w:ascii="Arial" w:hAnsi="Arial"/>
                <w:sz w:val="18"/>
                <w:rPrChange w:id="547" w:author="Revision" w:date="2026-08-03T16:12:00Z" w16du:dateUtc="2026-08-03T21:12:00Z">
                  <w:rPr>
                    <w:sz w:val="18"/>
                  </w:rPr>
                </w:rPrChange>
              </w:rPr>
              <w:pPrChange w:id="548" w:author="Revision" w:date="2026-08-03T16:12:00Z" w16du:dateUtc="2026-08-03T21:12:00Z">
                <w:pPr/>
              </w:pPrChange>
            </w:pPr>
            <w:r>
              <w:rPr>
                <w:sz w:val="20"/>
                <w:szCs w:val="20"/>
              </w:rPr>
              <w:t>20→5</w:t>
            </w:r>
          </w:p>
        </w:tc>
        <w:tc>
          <w:tcPr>
            <w:tcW w:w="2536" w:type="dxa"/>
            <w:vAlign w:val="center"/>
            <w:tcPrChange w:id="549" w:author="Revision" w:date="2026-08-03T16:12:00Z" w16du:dateUtc="2026-08-03T21:12:00Z">
              <w:tcPr>
                <w:tcW w:w="3180" w:type="dxa"/>
                <w:gridSpan w:val="2"/>
                <w:vAlign w:val="center"/>
              </w:tcPr>
            </w:tcPrChange>
          </w:tcPr>
          <w:p w14:paraId="2F28886E" w14:textId="77777777" w:rsidR="00557FAC" w:rsidRDefault="00824C87">
            <w:pPr>
              <w:jc w:val="center"/>
              <w:rPr>
                <w:rFonts w:ascii="Arial" w:hAnsi="Arial"/>
                <w:sz w:val="18"/>
                <w:rPrChange w:id="550" w:author="Revision" w:date="2026-08-03T16:12:00Z" w16du:dateUtc="2026-08-03T21:12:00Z">
                  <w:rPr>
                    <w:sz w:val="18"/>
                  </w:rPr>
                </w:rPrChange>
              </w:rPr>
            </w:pPr>
            <w:r>
              <w:rPr>
                <w:sz w:val="20"/>
                <w:szCs w:val="20"/>
              </w:rPr>
              <w:t>50.4</w:t>
            </w:r>
          </w:p>
        </w:tc>
        <w:tc>
          <w:tcPr>
            <w:tcW w:w="2536" w:type="dxa"/>
            <w:vAlign w:val="center"/>
            <w:tcPrChange w:id="551" w:author="Revision" w:date="2026-08-03T16:12:00Z" w16du:dateUtc="2026-08-03T21:12:00Z">
              <w:tcPr>
                <w:tcW w:w="3180" w:type="dxa"/>
                <w:gridSpan w:val="2"/>
                <w:vAlign w:val="center"/>
              </w:tcPr>
            </w:tcPrChange>
          </w:tcPr>
          <w:p w14:paraId="41069E2E" w14:textId="77777777" w:rsidR="00557FAC" w:rsidRDefault="00824C87">
            <w:pPr>
              <w:jc w:val="center"/>
              <w:rPr>
                <w:rFonts w:ascii="Arial" w:hAnsi="Arial"/>
                <w:sz w:val="18"/>
                <w:rPrChange w:id="552" w:author="Revision" w:date="2026-08-03T16:12:00Z" w16du:dateUtc="2026-08-03T21:12:00Z">
                  <w:rPr>
                    <w:sz w:val="18"/>
                  </w:rPr>
                </w:rPrChange>
              </w:rPr>
            </w:pPr>
            <w:r>
              <w:rPr>
                <w:sz w:val="20"/>
                <w:szCs w:val="20"/>
              </w:rPr>
              <w:t>74.1</w:t>
            </w:r>
          </w:p>
        </w:tc>
        <w:tc>
          <w:tcPr>
            <w:tcW w:w="2536" w:type="dxa"/>
            <w:vAlign w:val="center"/>
            <w:cellIns w:id="553" w:author="Revision" w:date="2026-08-03T16:12:00Z"/>
            <w:tcPrChange w:id="554" w:author="Revision" w:date="2026-08-03T16:12:00Z" w16du:dateUtc="2026-08-03T21:12:00Z">
              <w:tcPr>
                <w:tcW w:w="3180" w:type="dxa"/>
                <w:gridSpan w:val="2"/>
                <w:vAlign w:val="center"/>
                <w:cellIns w:id="555" w:author="Revision" w:date="2026-08-03T16:12:00Z"/>
              </w:tcPr>
            </w:tcPrChange>
          </w:tcPr>
          <w:p w14:paraId="35EF29B9" w14:textId="77777777" w:rsidR="00557FAC" w:rsidRDefault="00824C87">
            <w:pPr>
              <w:jc w:val="center"/>
              <w:rPr>
                <w:rFonts w:ascii="Arial" w:eastAsia="Arial" w:hAnsi="Arial" w:cs="Arial"/>
                <w:sz w:val="18"/>
                <w:szCs w:val="18"/>
              </w:rPr>
            </w:pPr>
            <w:ins w:id="556" w:author="Revision" w:date="2026-08-03T16:12:00Z" w16du:dateUtc="2026-08-03T21:12:00Z">
              <w:r>
                <w:t>53.7–88.9</w:t>
              </w:r>
            </w:ins>
          </w:p>
        </w:tc>
      </w:tr>
      <w:tr w:rsidR="00557FAC" w14:paraId="31FF5E91" w14:textId="77777777">
        <w:tc>
          <w:tcPr>
            <w:tcW w:w="2392" w:type="dxa"/>
            <w:vAlign w:val="center"/>
            <w:tcPrChange w:id="557" w:author="Revision" w:date="2026-08-03T16:12:00Z" w16du:dateUtc="2026-08-03T21:12:00Z">
              <w:tcPr>
                <w:tcW w:w="3000" w:type="dxa"/>
                <w:gridSpan w:val="2"/>
                <w:vAlign w:val="center"/>
              </w:tcPr>
            </w:tcPrChange>
          </w:tcPr>
          <w:p w14:paraId="7BC1E309" w14:textId="77777777" w:rsidR="00557FAC" w:rsidRDefault="00824C87">
            <w:pPr>
              <w:jc w:val="both"/>
              <w:rPr>
                <w:rFonts w:ascii="Arial" w:hAnsi="Arial"/>
                <w:sz w:val="18"/>
                <w:rPrChange w:id="558" w:author="Revision" w:date="2026-08-03T16:12:00Z" w16du:dateUtc="2026-08-03T21:12:00Z">
                  <w:rPr>
                    <w:sz w:val="18"/>
                  </w:rPr>
                </w:rPrChange>
              </w:rPr>
              <w:pPrChange w:id="559" w:author="Revision" w:date="2026-08-03T16:12:00Z" w16du:dateUtc="2026-08-03T21:12:00Z">
                <w:pPr/>
              </w:pPrChange>
            </w:pPr>
            <w:r>
              <w:rPr>
                <w:sz w:val="20"/>
                <w:szCs w:val="20"/>
              </w:rPr>
              <w:t>unfiltered</w:t>
            </w:r>
          </w:p>
        </w:tc>
        <w:tc>
          <w:tcPr>
            <w:tcW w:w="2536" w:type="dxa"/>
            <w:vAlign w:val="center"/>
            <w:tcPrChange w:id="560" w:author="Revision" w:date="2026-08-03T16:12:00Z" w16du:dateUtc="2026-08-03T21:12:00Z">
              <w:tcPr>
                <w:tcW w:w="3180" w:type="dxa"/>
                <w:gridSpan w:val="2"/>
                <w:vAlign w:val="center"/>
              </w:tcPr>
            </w:tcPrChange>
          </w:tcPr>
          <w:p w14:paraId="582FB858" w14:textId="77777777" w:rsidR="00557FAC" w:rsidRDefault="00824C87">
            <w:pPr>
              <w:jc w:val="center"/>
              <w:rPr>
                <w:rFonts w:ascii="Arial" w:hAnsi="Arial"/>
                <w:sz w:val="18"/>
                <w:rPrChange w:id="561" w:author="Revision" w:date="2026-08-03T16:12:00Z" w16du:dateUtc="2026-08-03T21:12:00Z">
                  <w:rPr>
                    <w:sz w:val="18"/>
                  </w:rPr>
                </w:rPrChange>
              </w:rPr>
            </w:pPr>
            <w:r>
              <w:rPr>
                <w:sz w:val="20"/>
                <w:szCs w:val="20"/>
              </w:rPr>
              <w:t>45.7</w:t>
            </w:r>
          </w:p>
        </w:tc>
        <w:tc>
          <w:tcPr>
            <w:tcW w:w="2536" w:type="dxa"/>
            <w:vAlign w:val="center"/>
            <w:tcPrChange w:id="562" w:author="Revision" w:date="2026-08-03T16:12:00Z" w16du:dateUtc="2026-08-03T21:12:00Z">
              <w:tcPr>
                <w:tcW w:w="3180" w:type="dxa"/>
                <w:gridSpan w:val="2"/>
                <w:vAlign w:val="center"/>
              </w:tcPr>
            </w:tcPrChange>
          </w:tcPr>
          <w:p w14:paraId="39BFED59" w14:textId="77777777" w:rsidR="00557FAC" w:rsidRDefault="00824C87">
            <w:pPr>
              <w:jc w:val="center"/>
              <w:rPr>
                <w:rFonts w:ascii="Arial" w:hAnsi="Arial"/>
                <w:sz w:val="18"/>
                <w:rPrChange w:id="563" w:author="Revision" w:date="2026-08-03T16:12:00Z" w16du:dateUtc="2026-08-03T21:12:00Z">
                  <w:rPr>
                    <w:sz w:val="18"/>
                  </w:rPr>
                </w:rPrChange>
              </w:rPr>
            </w:pPr>
            <w:r>
              <w:rPr>
                <w:sz w:val="20"/>
                <w:szCs w:val="20"/>
              </w:rPr>
              <w:t>—</w:t>
            </w:r>
          </w:p>
        </w:tc>
        <w:tc>
          <w:tcPr>
            <w:tcW w:w="2536" w:type="dxa"/>
            <w:vAlign w:val="center"/>
            <w:cellIns w:id="564" w:author="Revision" w:date="2026-08-03T16:12:00Z"/>
            <w:tcPrChange w:id="565" w:author="Revision" w:date="2026-08-03T16:12:00Z" w16du:dateUtc="2026-08-03T21:12:00Z">
              <w:tcPr>
                <w:tcW w:w="3180" w:type="dxa"/>
                <w:gridSpan w:val="2"/>
                <w:vAlign w:val="center"/>
                <w:cellIns w:id="566" w:author="Revision" w:date="2026-08-03T16:12:00Z"/>
              </w:tcPr>
            </w:tcPrChange>
          </w:tcPr>
          <w:p w14:paraId="13013FF5" w14:textId="77777777" w:rsidR="00557FAC" w:rsidRDefault="00824C87">
            <w:pPr>
              <w:jc w:val="center"/>
              <w:rPr>
                <w:rFonts w:ascii="Arial" w:eastAsia="Arial" w:hAnsi="Arial" w:cs="Arial"/>
                <w:sz w:val="18"/>
                <w:szCs w:val="18"/>
              </w:rPr>
            </w:pPr>
            <w:ins w:id="567" w:author="Revision" w:date="2026-08-03T16:12:00Z" w16du:dateUtc="2026-08-03T21:12:00Z">
              <w:r>
                <w:t>—</w:t>
              </w:r>
            </w:ins>
          </w:p>
        </w:tc>
      </w:tr>
      <w:tr w:rsidR="00557FAC" w14:paraId="034A9A8C" w14:textId="77777777">
        <w:tc>
          <w:tcPr>
            <w:tcW w:w="2392" w:type="dxa"/>
            <w:vAlign w:val="center"/>
            <w:tcPrChange w:id="568" w:author="Revision" w:date="2026-08-03T16:12:00Z" w16du:dateUtc="2026-08-03T21:12:00Z">
              <w:tcPr>
                <w:tcW w:w="3000" w:type="dxa"/>
                <w:gridSpan w:val="2"/>
                <w:vAlign w:val="center"/>
              </w:tcPr>
            </w:tcPrChange>
          </w:tcPr>
          <w:p w14:paraId="2CDB9BDF" w14:textId="77777777" w:rsidR="00557FAC" w:rsidRDefault="00824C87">
            <w:pPr>
              <w:jc w:val="both"/>
              <w:rPr>
                <w:rFonts w:ascii="Arial" w:hAnsi="Arial"/>
                <w:sz w:val="18"/>
                <w:rPrChange w:id="569" w:author="Revision" w:date="2026-08-03T16:12:00Z" w16du:dateUtc="2026-08-03T21:12:00Z">
                  <w:rPr>
                    <w:sz w:val="18"/>
                  </w:rPr>
                </w:rPrChange>
              </w:rPr>
              <w:pPrChange w:id="570" w:author="Revision" w:date="2026-08-03T16:12:00Z" w16du:dateUtc="2026-08-03T21:12:00Z">
                <w:pPr/>
              </w:pPrChange>
            </w:pPr>
            <w:r>
              <w:rPr>
                <w:sz w:val="20"/>
                <w:szCs w:val="20"/>
              </w:rPr>
              <w:t>30→15</w:t>
            </w:r>
          </w:p>
        </w:tc>
        <w:tc>
          <w:tcPr>
            <w:tcW w:w="2536" w:type="dxa"/>
            <w:vAlign w:val="center"/>
            <w:tcPrChange w:id="571" w:author="Revision" w:date="2026-08-03T16:12:00Z" w16du:dateUtc="2026-08-03T21:12:00Z">
              <w:tcPr>
                <w:tcW w:w="3180" w:type="dxa"/>
                <w:gridSpan w:val="2"/>
                <w:vAlign w:val="center"/>
              </w:tcPr>
            </w:tcPrChange>
          </w:tcPr>
          <w:p w14:paraId="7FF78084" w14:textId="77777777" w:rsidR="00557FAC" w:rsidRDefault="00824C87">
            <w:pPr>
              <w:jc w:val="center"/>
              <w:rPr>
                <w:rFonts w:ascii="Arial" w:hAnsi="Arial"/>
                <w:sz w:val="18"/>
                <w:rPrChange w:id="572" w:author="Revision" w:date="2026-08-03T16:12:00Z" w16du:dateUtc="2026-08-03T21:12:00Z">
                  <w:rPr>
                    <w:sz w:val="18"/>
                  </w:rPr>
                </w:rPrChange>
              </w:rPr>
            </w:pPr>
            <w:r>
              <w:rPr>
                <w:sz w:val="20"/>
                <w:szCs w:val="20"/>
              </w:rPr>
              <w:t>44.2</w:t>
            </w:r>
          </w:p>
        </w:tc>
        <w:tc>
          <w:tcPr>
            <w:tcW w:w="2536" w:type="dxa"/>
            <w:vAlign w:val="center"/>
            <w:tcPrChange w:id="573" w:author="Revision" w:date="2026-08-03T16:12:00Z" w16du:dateUtc="2026-08-03T21:12:00Z">
              <w:tcPr>
                <w:tcW w:w="3180" w:type="dxa"/>
                <w:gridSpan w:val="2"/>
                <w:vAlign w:val="center"/>
              </w:tcPr>
            </w:tcPrChange>
          </w:tcPr>
          <w:p w14:paraId="550A453B" w14:textId="77777777" w:rsidR="00557FAC" w:rsidRDefault="00824C87">
            <w:pPr>
              <w:jc w:val="center"/>
              <w:rPr>
                <w:rFonts w:ascii="Arial" w:hAnsi="Arial"/>
                <w:sz w:val="18"/>
                <w:rPrChange w:id="574" w:author="Revision" w:date="2026-08-03T16:12:00Z" w16du:dateUtc="2026-08-03T21:12:00Z">
                  <w:rPr>
                    <w:sz w:val="18"/>
                  </w:rPr>
                </w:rPrChange>
              </w:rPr>
            </w:pPr>
            <w:r>
              <w:rPr>
                <w:sz w:val="20"/>
                <w:szCs w:val="20"/>
              </w:rPr>
              <w:t>40.7</w:t>
            </w:r>
          </w:p>
        </w:tc>
        <w:tc>
          <w:tcPr>
            <w:tcW w:w="2536" w:type="dxa"/>
            <w:vAlign w:val="center"/>
            <w:cellIns w:id="575" w:author="Revision" w:date="2026-08-03T16:12:00Z"/>
            <w:tcPrChange w:id="576" w:author="Revision" w:date="2026-08-03T16:12:00Z" w16du:dateUtc="2026-08-03T21:12:00Z">
              <w:tcPr>
                <w:tcW w:w="3180" w:type="dxa"/>
                <w:gridSpan w:val="2"/>
                <w:vAlign w:val="center"/>
                <w:cellIns w:id="577" w:author="Revision" w:date="2026-08-03T16:12:00Z"/>
              </w:tcPr>
            </w:tcPrChange>
          </w:tcPr>
          <w:p w14:paraId="060EDD40" w14:textId="77777777" w:rsidR="00557FAC" w:rsidRDefault="00824C87">
            <w:pPr>
              <w:jc w:val="center"/>
              <w:rPr>
                <w:rFonts w:ascii="Arial" w:eastAsia="Arial" w:hAnsi="Arial" w:cs="Arial"/>
                <w:sz w:val="18"/>
                <w:szCs w:val="18"/>
              </w:rPr>
            </w:pPr>
            <w:ins w:id="578" w:author="Revision" w:date="2026-08-03T16:12:00Z" w16du:dateUtc="2026-08-03T21:12:00Z">
              <w:r>
                <w:t>22.4–61.2</w:t>
              </w:r>
            </w:ins>
          </w:p>
        </w:tc>
      </w:tr>
      <w:tr w:rsidR="00557FAC" w14:paraId="4B1A151F" w14:textId="77777777">
        <w:tc>
          <w:tcPr>
            <w:tcW w:w="2392" w:type="dxa"/>
            <w:vAlign w:val="center"/>
            <w:tcPrChange w:id="579" w:author="Revision" w:date="2026-08-03T16:12:00Z" w16du:dateUtc="2026-08-03T21:12:00Z">
              <w:tcPr>
                <w:tcW w:w="3000" w:type="dxa"/>
                <w:gridSpan w:val="2"/>
                <w:vAlign w:val="center"/>
              </w:tcPr>
            </w:tcPrChange>
          </w:tcPr>
          <w:p w14:paraId="6017AC79" w14:textId="77777777" w:rsidR="00557FAC" w:rsidRDefault="00824C87">
            <w:pPr>
              <w:jc w:val="both"/>
              <w:rPr>
                <w:rFonts w:ascii="Arial" w:hAnsi="Arial"/>
                <w:sz w:val="18"/>
                <w:rPrChange w:id="580" w:author="Revision" w:date="2026-08-03T16:12:00Z" w16du:dateUtc="2026-08-03T21:12:00Z">
                  <w:rPr>
                    <w:sz w:val="18"/>
                  </w:rPr>
                </w:rPrChange>
              </w:rPr>
              <w:pPrChange w:id="581" w:author="Revision" w:date="2026-08-03T16:12:00Z" w16du:dateUtc="2026-08-03T21:12:00Z">
                <w:pPr/>
              </w:pPrChange>
            </w:pPr>
            <w:r>
              <w:rPr>
                <w:sz w:val="20"/>
                <w:szCs w:val="20"/>
              </w:rPr>
              <w:t>5→3</w:t>
            </w:r>
          </w:p>
        </w:tc>
        <w:tc>
          <w:tcPr>
            <w:tcW w:w="2536" w:type="dxa"/>
            <w:vAlign w:val="center"/>
            <w:tcPrChange w:id="582" w:author="Revision" w:date="2026-08-03T16:12:00Z" w16du:dateUtc="2026-08-03T21:12:00Z">
              <w:tcPr>
                <w:tcW w:w="3180" w:type="dxa"/>
                <w:gridSpan w:val="2"/>
                <w:vAlign w:val="center"/>
              </w:tcPr>
            </w:tcPrChange>
          </w:tcPr>
          <w:p w14:paraId="07407FF8" w14:textId="77777777" w:rsidR="00557FAC" w:rsidRDefault="00824C87">
            <w:pPr>
              <w:jc w:val="center"/>
              <w:rPr>
                <w:rFonts w:ascii="Arial" w:hAnsi="Arial"/>
                <w:sz w:val="18"/>
                <w:rPrChange w:id="583" w:author="Revision" w:date="2026-08-03T16:12:00Z" w16du:dateUtc="2026-08-03T21:12:00Z">
                  <w:rPr>
                    <w:sz w:val="18"/>
                  </w:rPr>
                </w:rPrChange>
              </w:rPr>
            </w:pPr>
            <w:r>
              <w:rPr>
                <w:sz w:val="20"/>
                <w:szCs w:val="20"/>
              </w:rPr>
              <w:t>42.2</w:t>
            </w:r>
          </w:p>
        </w:tc>
        <w:tc>
          <w:tcPr>
            <w:tcW w:w="2536" w:type="dxa"/>
            <w:vAlign w:val="center"/>
            <w:tcPrChange w:id="584" w:author="Revision" w:date="2026-08-03T16:12:00Z" w16du:dateUtc="2026-08-03T21:12:00Z">
              <w:tcPr>
                <w:tcW w:w="3180" w:type="dxa"/>
                <w:gridSpan w:val="2"/>
                <w:vAlign w:val="center"/>
              </w:tcPr>
            </w:tcPrChange>
          </w:tcPr>
          <w:p w14:paraId="507A07B0" w14:textId="77777777" w:rsidR="00557FAC" w:rsidRDefault="00824C87">
            <w:pPr>
              <w:jc w:val="center"/>
              <w:rPr>
                <w:rFonts w:ascii="Arial" w:hAnsi="Arial"/>
                <w:sz w:val="18"/>
                <w:rPrChange w:id="585" w:author="Revision" w:date="2026-08-03T16:12:00Z" w16du:dateUtc="2026-08-03T21:12:00Z">
                  <w:rPr>
                    <w:sz w:val="18"/>
                  </w:rPr>
                </w:rPrChange>
              </w:rPr>
            </w:pPr>
            <w:r>
              <w:rPr>
                <w:sz w:val="20"/>
                <w:szCs w:val="20"/>
              </w:rPr>
              <w:t>40.7</w:t>
            </w:r>
          </w:p>
        </w:tc>
        <w:tc>
          <w:tcPr>
            <w:tcW w:w="2536" w:type="dxa"/>
            <w:vAlign w:val="center"/>
            <w:cellIns w:id="586" w:author="Revision" w:date="2026-08-03T16:12:00Z"/>
            <w:tcPrChange w:id="587" w:author="Revision" w:date="2026-08-03T16:12:00Z" w16du:dateUtc="2026-08-03T21:12:00Z">
              <w:tcPr>
                <w:tcW w:w="3180" w:type="dxa"/>
                <w:gridSpan w:val="2"/>
                <w:vAlign w:val="center"/>
                <w:cellIns w:id="588" w:author="Revision" w:date="2026-08-03T16:12:00Z"/>
              </w:tcPr>
            </w:tcPrChange>
          </w:tcPr>
          <w:p w14:paraId="7485C66C" w14:textId="77777777" w:rsidR="00557FAC" w:rsidRDefault="00824C87">
            <w:pPr>
              <w:jc w:val="center"/>
              <w:rPr>
                <w:rFonts w:ascii="Arial" w:eastAsia="Arial" w:hAnsi="Arial" w:cs="Arial"/>
                <w:sz w:val="18"/>
                <w:szCs w:val="18"/>
              </w:rPr>
            </w:pPr>
            <w:ins w:id="589" w:author="Revision" w:date="2026-08-03T16:12:00Z" w16du:dateUtc="2026-08-03T21:12:00Z">
              <w:r>
                <w:t>22.4–61.2</w:t>
              </w:r>
            </w:ins>
          </w:p>
        </w:tc>
      </w:tr>
      <w:tr w:rsidR="00557FAC" w14:paraId="1FF352F3" w14:textId="77777777">
        <w:tc>
          <w:tcPr>
            <w:tcW w:w="2392" w:type="dxa"/>
            <w:vAlign w:val="center"/>
            <w:tcPrChange w:id="590" w:author="Revision" w:date="2026-08-03T16:12:00Z" w16du:dateUtc="2026-08-03T21:12:00Z">
              <w:tcPr>
                <w:tcW w:w="3000" w:type="dxa"/>
                <w:gridSpan w:val="2"/>
                <w:vAlign w:val="center"/>
              </w:tcPr>
            </w:tcPrChange>
          </w:tcPr>
          <w:p w14:paraId="42A911B7" w14:textId="77777777" w:rsidR="00557FAC" w:rsidRDefault="00824C87">
            <w:pPr>
              <w:jc w:val="both"/>
              <w:rPr>
                <w:rFonts w:ascii="Arial" w:hAnsi="Arial"/>
                <w:sz w:val="18"/>
                <w:rPrChange w:id="591" w:author="Revision" w:date="2026-08-03T16:12:00Z" w16du:dateUtc="2026-08-03T21:12:00Z">
                  <w:rPr>
                    <w:sz w:val="18"/>
                  </w:rPr>
                </w:rPrChange>
              </w:rPr>
              <w:pPrChange w:id="592" w:author="Revision" w:date="2026-08-03T16:12:00Z" w16du:dateUtc="2026-08-03T21:12:00Z">
                <w:pPr/>
              </w:pPrChange>
            </w:pPr>
            <w:r>
              <w:rPr>
                <w:sz w:val="20"/>
                <w:szCs w:val="20"/>
              </w:rPr>
              <w:t>30→10</w:t>
            </w:r>
          </w:p>
        </w:tc>
        <w:tc>
          <w:tcPr>
            <w:tcW w:w="2536" w:type="dxa"/>
            <w:vAlign w:val="center"/>
            <w:tcPrChange w:id="593" w:author="Revision" w:date="2026-08-03T16:12:00Z" w16du:dateUtc="2026-08-03T21:12:00Z">
              <w:tcPr>
                <w:tcW w:w="3180" w:type="dxa"/>
                <w:gridSpan w:val="2"/>
                <w:vAlign w:val="center"/>
              </w:tcPr>
            </w:tcPrChange>
          </w:tcPr>
          <w:p w14:paraId="6B196FF2" w14:textId="77777777" w:rsidR="00557FAC" w:rsidRDefault="00824C87">
            <w:pPr>
              <w:jc w:val="center"/>
              <w:rPr>
                <w:rFonts w:ascii="Arial" w:hAnsi="Arial"/>
                <w:sz w:val="18"/>
                <w:rPrChange w:id="594" w:author="Revision" w:date="2026-08-03T16:12:00Z" w16du:dateUtc="2026-08-03T21:12:00Z">
                  <w:rPr>
                    <w:sz w:val="18"/>
                  </w:rPr>
                </w:rPrChange>
              </w:rPr>
            </w:pPr>
            <w:r>
              <w:rPr>
                <w:sz w:val="20"/>
                <w:szCs w:val="20"/>
              </w:rPr>
              <w:t>40.1</w:t>
            </w:r>
          </w:p>
        </w:tc>
        <w:tc>
          <w:tcPr>
            <w:tcW w:w="2536" w:type="dxa"/>
            <w:vAlign w:val="center"/>
            <w:tcPrChange w:id="595" w:author="Revision" w:date="2026-08-03T16:12:00Z" w16du:dateUtc="2026-08-03T21:12:00Z">
              <w:tcPr>
                <w:tcW w:w="3180" w:type="dxa"/>
                <w:gridSpan w:val="2"/>
                <w:vAlign w:val="center"/>
              </w:tcPr>
            </w:tcPrChange>
          </w:tcPr>
          <w:p w14:paraId="49E88848" w14:textId="77777777" w:rsidR="00557FAC" w:rsidRDefault="00824C87">
            <w:pPr>
              <w:jc w:val="center"/>
              <w:rPr>
                <w:rFonts w:ascii="Arial" w:hAnsi="Arial"/>
                <w:sz w:val="18"/>
                <w:rPrChange w:id="596" w:author="Revision" w:date="2026-08-03T16:12:00Z" w16du:dateUtc="2026-08-03T21:12:00Z">
                  <w:rPr>
                    <w:sz w:val="18"/>
                  </w:rPr>
                </w:rPrChange>
              </w:rPr>
            </w:pPr>
            <w:r>
              <w:rPr>
                <w:sz w:val="20"/>
                <w:szCs w:val="20"/>
              </w:rPr>
              <w:t>33.3</w:t>
            </w:r>
          </w:p>
        </w:tc>
        <w:tc>
          <w:tcPr>
            <w:tcW w:w="2536" w:type="dxa"/>
            <w:vAlign w:val="center"/>
            <w:cellIns w:id="597" w:author="Revision" w:date="2026-08-03T16:12:00Z"/>
            <w:tcPrChange w:id="598" w:author="Revision" w:date="2026-08-03T16:12:00Z" w16du:dateUtc="2026-08-03T21:12:00Z">
              <w:tcPr>
                <w:tcW w:w="3180" w:type="dxa"/>
                <w:gridSpan w:val="2"/>
                <w:vAlign w:val="center"/>
                <w:cellIns w:id="599" w:author="Revision" w:date="2026-08-03T16:12:00Z"/>
              </w:tcPr>
            </w:tcPrChange>
          </w:tcPr>
          <w:p w14:paraId="78C10540" w14:textId="77777777" w:rsidR="00557FAC" w:rsidRDefault="00824C87">
            <w:pPr>
              <w:jc w:val="center"/>
              <w:rPr>
                <w:rFonts w:ascii="Arial" w:eastAsia="Arial" w:hAnsi="Arial" w:cs="Arial"/>
                <w:sz w:val="18"/>
                <w:szCs w:val="18"/>
              </w:rPr>
            </w:pPr>
            <w:ins w:id="600" w:author="Revision" w:date="2026-08-03T16:12:00Z" w16du:dateUtc="2026-08-03T21:12:00Z">
              <w:r>
                <w:t>16.5–54.0</w:t>
              </w:r>
            </w:ins>
          </w:p>
        </w:tc>
      </w:tr>
      <w:tr w:rsidR="00557FAC" w14:paraId="7A9BD63E" w14:textId="77777777">
        <w:tc>
          <w:tcPr>
            <w:tcW w:w="2392" w:type="dxa"/>
            <w:vAlign w:val="center"/>
            <w:tcPrChange w:id="601" w:author="Revision" w:date="2026-08-03T16:12:00Z" w16du:dateUtc="2026-08-03T21:12:00Z">
              <w:tcPr>
                <w:tcW w:w="3000" w:type="dxa"/>
                <w:gridSpan w:val="2"/>
                <w:vAlign w:val="center"/>
              </w:tcPr>
            </w:tcPrChange>
          </w:tcPr>
          <w:p w14:paraId="54C200EE" w14:textId="77777777" w:rsidR="00557FAC" w:rsidRDefault="00824C87">
            <w:pPr>
              <w:jc w:val="both"/>
              <w:rPr>
                <w:rFonts w:ascii="Arial" w:hAnsi="Arial"/>
                <w:sz w:val="18"/>
                <w:rPrChange w:id="602" w:author="Revision" w:date="2026-08-03T16:12:00Z" w16du:dateUtc="2026-08-03T21:12:00Z">
                  <w:rPr>
                    <w:sz w:val="18"/>
                  </w:rPr>
                </w:rPrChange>
              </w:rPr>
              <w:pPrChange w:id="603" w:author="Revision" w:date="2026-08-03T16:12:00Z" w16du:dateUtc="2026-08-03T21:12:00Z">
                <w:pPr/>
              </w:pPrChange>
            </w:pPr>
            <w:r>
              <w:rPr>
                <w:sz w:val="20"/>
                <w:szCs w:val="20"/>
              </w:rPr>
              <w:t>Ranked</w:t>
            </w:r>
          </w:p>
        </w:tc>
        <w:tc>
          <w:tcPr>
            <w:tcW w:w="2536" w:type="dxa"/>
            <w:vAlign w:val="center"/>
            <w:tcPrChange w:id="604" w:author="Revision" w:date="2026-08-03T16:12:00Z" w16du:dateUtc="2026-08-03T21:12:00Z">
              <w:tcPr>
                <w:tcW w:w="3180" w:type="dxa"/>
                <w:gridSpan w:val="2"/>
                <w:vAlign w:val="center"/>
              </w:tcPr>
            </w:tcPrChange>
          </w:tcPr>
          <w:p w14:paraId="31AA7D55" w14:textId="77777777" w:rsidR="00557FAC" w:rsidRDefault="00824C87">
            <w:pPr>
              <w:jc w:val="center"/>
              <w:rPr>
                <w:rFonts w:ascii="Arial" w:hAnsi="Arial"/>
                <w:sz w:val="18"/>
                <w:rPrChange w:id="605" w:author="Revision" w:date="2026-08-03T16:12:00Z" w16du:dateUtc="2026-08-03T21:12:00Z">
                  <w:rPr>
                    <w:sz w:val="18"/>
                  </w:rPr>
                </w:rPrChange>
              </w:rPr>
            </w:pPr>
            <w:r>
              <w:rPr>
                <w:sz w:val="20"/>
                <w:szCs w:val="20"/>
              </w:rPr>
              <w:t>38.9</w:t>
            </w:r>
          </w:p>
        </w:tc>
        <w:tc>
          <w:tcPr>
            <w:tcW w:w="2536" w:type="dxa"/>
            <w:vAlign w:val="center"/>
            <w:tcPrChange w:id="606" w:author="Revision" w:date="2026-08-03T16:12:00Z" w16du:dateUtc="2026-08-03T21:12:00Z">
              <w:tcPr>
                <w:tcW w:w="3180" w:type="dxa"/>
                <w:gridSpan w:val="2"/>
                <w:vAlign w:val="center"/>
              </w:tcPr>
            </w:tcPrChange>
          </w:tcPr>
          <w:p w14:paraId="7496FBAB" w14:textId="77777777" w:rsidR="00557FAC" w:rsidRDefault="00824C87">
            <w:pPr>
              <w:jc w:val="center"/>
              <w:rPr>
                <w:rFonts w:ascii="Arial" w:hAnsi="Arial"/>
                <w:sz w:val="18"/>
                <w:rPrChange w:id="607" w:author="Revision" w:date="2026-08-03T16:12:00Z" w16du:dateUtc="2026-08-03T21:12:00Z">
                  <w:rPr>
                    <w:sz w:val="18"/>
                  </w:rPr>
                </w:rPrChange>
              </w:rPr>
            </w:pPr>
            <w:r>
              <w:rPr>
                <w:sz w:val="20"/>
                <w:szCs w:val="20"/>
              </w:rPr>
              <w:t>29.6</w:t>
            </w:r>
          </w:p>
        </w:tc>
        <w:tc>
          <w:tcPr>
            <w:tcW w:w="2536" w:type="dxa"/>
            <w:vAlign w:val="center"/>
            <w:cellIns w:id="608" w:author="Revision" w:date="2026-08-03T16:12:00Z"/>
            <w:tcPrChange w:id="609" w:author="Revision" w:date="2026-08-03T16:12:00Z" w16du:dateUtc="2026-08-03T21:12:00Z">
              <w:tcPr>
                <w:tcW w:w="3180" w:type="dxa"/>
                <w:gridSpan w:val="2"/>
                <w:vAlign w:val="center"/>
                <w:cellIns w:id="610" w:author="Revision" w:date="2026-08-03T16:12:00Z"/>
              </w:tcPr>
            </w:tcPrChange>
          </w:tcPr>
          <w:p w14:paraId="5F41CE7F" w14:textId="77777777" w:rsidR="00557FAC" w:rsidRDefault="00824C87">
            <w:pPr>
              <w:jc w:val="center"/>
              <w:rPr>
                <w:rFonts w:ascii="Arial" w:eastAsia="Arial" w:hAnsi="Arial" w:cs="Arial"/>
                <w:sz w:val="18"/>
                <w:szCs w:val="18"/>
              </w:rPr>
            </w:pPr>
            <w:ins w:id="611" w:author="Revision" w:date="2026-08-03T16:12:00Z" w16du:dateUtc="2026-08-03T21:12:00Z">
              <w:r>
                <w:t>13.8–50.2</w:t>
              </w:r>
            </w:ins>
          </w:p>
        </w:tc>
      </w:tr>
      <w:tr w:rsidR="00557FAC" w14:paraId="08871623" w14:textId="77777777">
        <w:tc>
          <w:tcPr>
            <w:tcW w:w="2392" w:type="dxa"/>
            <w:vAlign w:val="center"/>
            <w:tcPrChange w:id="612" w:author="Revision" w:date="2026-08-03T16:12:00Z" w16du:dateUtc="2026-08-03T21:12:00Z">
              <w:tcPr>
                <w:tcW w:w="3000" w:type="dxa"/>
                <w:gridSpan w:val="2"/>
                <w:vAlign w:val="center"/>
              </w:tcPr>
            </w:tcPrChange>
          </w:tcPr>
          <w:p w14:paraId="47770F3F" w14:textId="77777777" w:rsidR="00557FAC" w:rsidRDefault="00824C87">
            <w:pPr>
              <w:jc w:val="both"/>
              <w:rPr>
                <w:rFonts w:ascii="Arial" w:hAnsi="Arial"/>
                <w:sz w:val="18"/>
                <w:rPrChange w:id="613" w:author="Revision" w:date="2026-08-03T16:12:00Z" w16du:dateUtc="2026-08-03T21:12:00Z">
                  <w:rPr>
                    <w:sz w:val="18"/>
                  </w:rPr>
                </w:rPrChange>
              </w:rPr>
              <w:pPrChange w:id="614" w:author="Revision" w:date="2026-08-03T16:12:00Z" w16du:dateUtc="2026-08-03T21:12:00Z">
                <w:pPr/>
              </w:pPrChange>
            </w:pPr>
            <w:r>
              <w:rPr>
                <w:sz w:val="20"/>
                <w:szCs w:val="20"/>
              </w:rPr>
              <w:t>30→5</w:t>
            </w:r>
          </w:p>
        </w:tc>
        <w:tc>
          <w:tcPr>
            <w:tcW w:w="2536" w:type="dxa"/>
            <w:vAlign w:val="center"/>
            <w:tcPrChange w:id="615" w:author="Revision" w:date="2026-08-03T16:12:00Z" w16du:dateUtc="2026-08-03T21:12:00Z">
              <w:tcPr>
                <w:tcW w:w="3180" w:type="dxa"/>
                <w:gridSpan w:val="2"/>
                <w:vAlign w:val="center"/>
              </w:tcPr>
            </w:tcPrChange>
          </w:tcPr>
          <w:p w14:paraId="3D90AE24" w14:textId="77777777" w:rsidR="00557FAC" w:rsidRDefault="00824C87">
            <w:pPr>
              <w:jc w:val="center"/>
              <w:rPr>
                <w:rFonts w:ascii="Arial" w:hAnsi="Arial"/>
                <w:sz w:val="18"/>
                <w:rPrChange w:id="616" w:author="Revision" w:date="2026-08-03T16:12:00Z" w16du:dateUtc="2026-08-03T21:12:00Z">
                  <w:rPr>
                    <w:sz w:val="18"/>
                  </w:rPr>
                </w:rPrChange>
              </w:rPr>
            </w:pPr>
            <w:r>
              <w:rPr>
                <w:sz w:val="20"/>
                <w:szCs w:val="20"/>
              </w:rPr>
              <w:t>32.3</w:t>
            </w:r>
          </w:p>
        </w:tc>
        <w:tc>
          <w:tcPr>
            <w:tcW w:w="2536" w:type="dxa"/>
            <w:vAlign w:val="center"/>
            <w:tcPrChange w:id="617" w:author="Revision" w:date="2026-08-03T16:12:00Z" w16du:dateUtc="2026-08-03T21:12:00Z">
              <w:tcPr>
                <w:tcW w:w="3180" w:type="dxa"/>
                <w:gridSpan w:val="2"/>
                <w:vAlign w:val="center"/>
              </w:tcPr>
            </w:tcPrChange>
          </w:tcPr>
          <w:p w14:paraId="72757524" w14:textId="77777777" w:rsidR="00557FAC" w:rsidRDefault="00824C87">
            <w:pPr>
              <w:jc w:val="center"/>
              <w:rPr>
                <w:rFonts w:ascii="Arial" w:hAnsi="Arial"/>
                <w:sz w:val="18"/>
                <w:rPrChange w:id="618" w:author="Revision" w:date="2026-08-03T16:12:00Z" w16du:dateUtc="2026-08-03T21:12:00Z">
                  <w:rPr>
                    <w:sz w:val="18"/>
                  </w:rPr>
                </w:rPrChange>
              </w:rPr>
            </w:pPr>
            <w:r>
              <w:rPr>
                <w:sz w:val="20"/>
                <w:szCs w:val="20"/>
              </w:rPr>
              <w:t>18.5</w:t>
            </w:r>
          </w:p>
        </w:tc>
        <w:tc>
          <w:tcPr>
            <w:tcW w:w="2536" w:type="dxa"/>
            <w:vAlign w:val="center"/>
            <w:cellIns w:id="619" w:author="Revision" w:date="2026-08-03T16:12:00Z"/>
            <w:tcPrChange w:id="620" w:author="Revision" w:date="2026-08-03T16:12:00Z" w16du:dateUtc="2026-08-03T21:12:00Z">
              <w:tcPr>
                <w:tcW w:w="3180" w:type="dxa"/>
                <w:gridSpan w:val="2"/>
                <w:vAlign w:val="center"/>
                <w:cellIns w:id="621" w:author="Revision" w:date="2026-08-03T16:12:00Z"/>
              </w:tcPr>
            </w:tcPrChange>
          </w:tcPr>
          <w:p w14:paraId="1F1BCCA8" w14:textId="77777777" w:rsidR="00557FAC" w:rsidRDefault="00824C87">
            <w:pPr>
              <w:jc w:val="center"/>
              <w:rPr>
                <w:rFonts w:ascii="Arial" w:eastAsia="Arial" w:hAnsi="Arial" w:cs="Arial"/>
                <w:sz w:val="18"/>
                <w:szCs w:val="18"/>
              </w:rPr>
            </w:pPr>
            <w:ins w:id="622" w:author="Revision" w:date="2026-08-03T16:12:00Z" w16du:dateUtc="2026-08-03T21:12:00Z">
              <w:r>
                <w:t>6.3–38.1</w:t>
              </w:r>
            </w:ins>
          </w:p>
        </w:tc>
      </w:tr>
    </w:tbl>
    <w:p w14:paraId="4168ECAB" w14:textId="77777777" w:rsidR="00557FAC" w:rsidRDefault="00824C87">
      <w:pPr>
        <w:pStyle w:val="Heading3"/>
        <w:keepNext/>
        <w:keepLines/>
        <w:sectPr w:rsidR="00557FAC">
          <w:type w:val="continuous"/>
          <w:pgSz w:w="12240" w:h="15840"/>
          <w:pgMar w:top="1080" w:right="1080" w:bottom="1080" w:left="1080" w:header="708" w:footer="708" w:gutter="0"/>
          <w:cols w:space="720"/>
        </w:sectPr>
        <w:pPrChange w:id="623" w:author="Revision" w:date="2026-08-03T16:12:00Z" w16du:dateUtc="2026-08-03T21:12:00Z">
          <w:pPr>
            <w:pStyle w:val="Heading3"/>
          </w:pPr>
        </w:pPrChange>
      </w:pPr>
      <w:bookmarkStart w:id="624" w:name="_ctluvkvjukgc" w:colFirst="0" w:colLast="0"/>
      <w:bookmarkEnd w:id="624"/>
      <w:r>
        <w:t>Table 1</w:t>
      </w:r>
      <w:del w:id="625" w:author="Revision" w:date="2026-08-03T16:12:00Z" w16du:dateUtc="2026-08-03T21:12:00Z">
        <w:r w:rsidR="00E03B58">
          <w:delText xml:space="preserve"> -</w:delText>
        </w:r>
      </w:del>
      <w:ins w:id="626" w:author="Revision" w:date="2026-08-03T16:12:00Z" w16du:dateUtc="2026-08-03T21:12:00Z">
        <w:r>
          <w:t>.</w:t>
        </w:r>
      </w:ins>
      <w:r>
        <w:t xml:space="preserve"> GPT-5.1 mean ROI and win rate versus the unfiltered baseline, by filtering configuration (sorted by mean ROI). Full per-configuration statistics for all three models are reported in the supplementary information.</w:t>
      </w:r>
    </w:p>
    <w:p w14:paraId="714C3F8C" w14:textId="77777777" w:rsidR="00557FAC" w:rsidRDefault="00824C87">
      <w:pPr>
        <w:spacing w:before="40" w:after="40"/>
        <w:jc w:val="both"/>
      </w:pPr>
      <w:r>
        <w:t xml:space="preserve">Matched-comparison win rates were computed for each GPT-5.1 configuration against the unfiltered baseline, holding </w:t>
      </w:r>
      <w:del w:id="627" w:author="Revision" w:date="2026-08-03T16:12:00Z" w16du:dateUtc="2026-08-03T21:12:00Z">
        <w:r w:rsidR="00E03B58">
          <w:rPr>
            <w:rFonts w:ascii="Arial" w:eastAsia="Arial" w:hAnsi="Arial" w:cs="Arial"/>
          </w:rPr>
          <w:delText xml:space="preserve">temperature and </w:delText>
        </w:r>
      </w:del>
      <w:ins w:id="628" w:author="Revision" w:date="2026-08-03T16:12:00Z" w16du:dateUtc="2026-08-03T21:12:00Z">
        <w:r>
          <w:t xml:space="preserve">the </w:t>
        </w:r>
      </w:ins>
      <w:r>
        <w:t>evaluation window</w:t>
      </w:r>
      <w:ins w:id="629" w:author="Revision" w:date="2026-08-03T16:12:00Z" w16du:dateUtc="2026-08-03T21:12:00Z">
        <w:r>
          <w:t xml:space="preserve"> and generation group</w:t>
        </w:r>
      </w:ins>
      <w:r>
        <w:t xml:space="preserve"> fixed.</w:t>
      </w:r>
    </w:p>
    <w:p w14:paraId="152EDF7D" w14:textId="77777777" w:rsidR="00557FAC" w:rsidRDefault="00824C87">
      <w:pPr>
        <w:spacing w:before="40" w:after="40"/>
        <w:jc w:val="both"/>
      </w:pPr>
      <w:r>
        <w:t>Filtering substantially improved GPT-5.</w:t>
      </w:r>
      <w:del w:id="630" w:author="Revision" w:date="2026-08-03T16:12:00Z" w16du:dateUtc="2026-08-03T21:12:00Z">
        <w:r w:rsidR="00E03B58">
          <w:rPr>
            <w:rFonts w:ascii="Arial" w:eastAsia="Arial" w:hAnsi="Arial" w:cs="Arial"/>
          </w:rPr>
          <w:delText>1's</w:delText>
        </w:r>
      </w:del>
      <w:ins w:id="631" w:author="Revision" w:date="2026-08-03T16:12:00Z" w16du:dateUtc="2026-08-03T21:12:00Z">
        <w:r>
          <w:t>1’s</w:t>
        </w:r>
      </w:ins>
      <w:r>
        <w:t xml:space="preserve"> performance: 20→10 beat the unfiltered baseline in 81.5% of matched </w:t>
      </w:r>
      <w:del w:id="632" w:author="Revision" w:date="2026-08-03T16:12:00Z" w16du:dateUtc="2026-08-03T21:12:00Z">
        <w:r w:rsidR="00E03B58">
          <w:rPr>
            <w:rFonts w:ascii="Arial" w:eastAsia="Arial" w:hAnsi="Arial" w:cs="Arial"/>
          </w:rPr>
          <w:delText>windows,</w:delText>
        </w:r>
      </w:del>
      <w:ins w:id="633" w:author="Revision" w:date="2026-08-03T16:12:00Z" w16du:dateUtc="2026-08-03T21:12:00Z">
        <w:r>
          <w:t>window comparisons (22/27; exact 95% CI 61.9–93.7%),</w:t>
        </w:r>
      </w:ins>
      <w:r>
        <w:t xml:space="preserve"> followed by 10→5 (77.8</w:t>
      </w:r>
      <w:ins w:id="634" w:author="Revision" w:date="2026-08-03T16:12:00Z" w16du:dateUtc="2026-08-03T21:12:00Z">
        <w:r>
          <w:t>%; CI 57.7–91.4</w:t>
        </w:r>
      </w:ins>
      <w:r>
        <w:t>%) and 10→3 and 20→5 (both 74.1</w:t>
      </w:r>
      <w:ins w:id="635" w:author="Revision" w:date="2026-08-03T16:12:00Z" w16du:dateUtc="2026-08-03T21:12:00Z">
        <w:r>
          <w:t>%; CI 53.7–88.9</w:t>
        </w:r>
      </w:ins>
      <w:r>
        <w:t>%). The exception is the highly selective 5→3 (40.7</w:t>
      </w:r>
      <w:ins w:id="636" w:author="Revision" w:date="2026-08-03T16:12:00Z" w16du:dateUtc="2026-08-03T21:12:00Z">
        <w:r>
          <w:t>%; CI 22.4–61.2</w:t>
        </w:r>
      </w:ins>
      <w:r>
        <w:t xml:space="preserve">%), which trades return for the lowest run-to-run variability (see Return Variance and Consistency Comparison). The well-sized configurations thus beat single-pass prompting in roughly three of four matched </w:t>
      </w:r>
      <w:del w:id="637" w:author="Revision" w:date="2026-08-03T16:12:00Z" w16du:dateUtc="2026-08-03T21:12:00Z">
        <w:r w:rsidR="00E03B58">
          <w:rPr>
            <w:rFonts w:ascii="Arial" w:eastAsia="Arial" w:hAnsi="Arial" w:cs="Arial"/>
          </w:rPr>
          <w:delText>windows</w:delText>
        </w:r>
      </w:del>
      <w:ins w:id="638" w:author="Revision" w:date="2026-08-03T16:12:00Z" w16du:dateUtc="2026-08-03T21:12:00Z">
        <w:r>
          <w:t>window comparisons</w:t>
        </w:r>
      </w:ins>
      <w:r>
        <w:t>.</w:t>
      </w:r>
    </w:p>
    <w:p w14:paraId="42407B2D" w14:textId="77777777" w:rsidR="00557FAC" w:rsidRDefault="00824C87">
      <w:pPr>
        <w:spacing w:before="40" w:after="40"/>
        <w:jc w:val="both"/>
      </w:pPr>
      <w:r>
        <w:t>These win rates follow the same two settings, not the identity of any particular configuration. The methods that win most often share a mid-sized initial pool (ten or twenty candidates) narrowed by a moderate, roughly two-to-one ratio — the combination that gives the model enough candidates to rank meaningfully while keeping the final portfolio focused. 5→3 is the informative exception rather than an anomaly: starting from only five candidates, it has too small a pool to reach the top of the return range, so although its tight selection makes it the most stable configuration (see Return Variance and Consistency Comparison), it beats the baseline on return far less often. Initial pool size is therefore the dominant factor — mean return increases from small to mid-sized pools and decreases for oversized ones — and the reduction ratio acts mainly through how aggressively it narrows a given pool.</w:t>
      </w:r>
    </w:p>
    <w:p w14:paraId="034A5E50" w14:textId="77777777" w:rsidR="000D0B6D" w:rsidRDefault="000D0B6D">
      <w:pPr>
        <w:jc w:val="both"/>
        <w:rPr>
          <w:ins w:id="639" w:author="Revision" w:date="2026-08-03T16:12:00Z" w16du:dateUtc="2026-08-03T21:12:00Z"/>
        </w:rPr>
      </w:pPr>
      <w:ins w:id="640" w:author="Revision" w:date="2026-08-03T16:12:00Z" w16du:dateUtc="2026-08-03T21:12:00Z">
        <w:r>
          <w:t>A component ablation tests whether the advantage over the unfiltered baseline reflects sequential structure or simply the amount of material in the prompt. Holding the candidate documents fixed for GPT-5.1’s 20→10 configuration across all nine windows (two to four generations per condition), we compared the full pipeline against a single prompt over the full candidate pool and a budget-matched single prompt over the identical shortlist. The full pipeline gave the highest mean ROI of any arm (52.4%), leading the budget-matched variant by 5.0 percentage points in six of nine windows (Wilcoxon p = 0.055). Context length is therefore not the driver: a prompt carrying the same or more material does not outperform the staged pipeline. Token counts and full paired statistics are in the Supplementary Information.</w:t>
        </w:r>
      </w:ins>
    </w:p>
    <w:p w14:paraId="1738AD5A" w14:textId="77777777" w:rsidR="000D0B6D" w:rsidRDefault="000D0B6D">
      <w:pPr>
        <w:jc w:val="both"/>
        <w:rPr>
          <w:ins w:id="641" w:author="Revision" w:date="2026-08-03T16:12:00Z" w16du:dateUtc="2026-08-03T21:12:00Z"/>
        </w:rPr>
      </w:pPr>
      <w:ins w:id="642" w:author="Revision" w:date="2026-08-03T16:12:00Z" w16du:dateUtc="2026-08-03T21:12:00Z">
        <w:r>
          <w:t>The same ablation isolates the narrowing step. Showing the reports but eliminating no candidates trailed the full pipeline by 3.7 percentage points (five of nine windows; Wilcoxon p = 0.570), and holding the entire pool trailed by 5.6 points (seven of nine; p = 0.055). Neither is significant at this sample size, so evidence that the cut itself carries the effect is suggestive rather than conclusive — consistent with the pool-size pattern above, where the gain comes from starting with a moderate candidate set rather than from how aggressively it is reduced.</w:t>
        </w:r>
      </w:ins>
    </w:p>
    <w:p w14:paraId="3EC2531A" w14:textId="5710E599" w:rsidR="00557FAC" w:rsidRDefault="00824C87">
      <w:pPr>
        <w:spacing w:before="40" w:after="40"/>
        <w:jc w:val="both"/>
        <w:rPr>
          <w:ins w:id="643" w:author="Revision" w:date="2026-08-03T16:12:00Z" w16du:dateUtc="2026-08-03T21:12:00Z"/>
          <w:b/>
          <w:bCs/>
          <w:i/>
          <w:iCs/>
          <w:sz w:val="21"/>
          <w:szCs w:val="21"/>
        </w:rPr>
        <w:sectPr w:rsidR="00557FAC">
          <w:type w:val="continuous"/>
          <w:pgSz w:w="12240" w:h="15840"/>
          <w:pgMar w:top="1080" w:right="1080" w:bottom="1080" w:left="1080" w:header="708" w:footer="708" w:gutter="0"/>
          <w:cols w:num="2" w:space="720" w:equalWidth="0">
            <w:col w:w="4500" w:space="720"/>
            <w:col w:w="4500" w:space="0"/>
          </w:cols>
        </w:sectPr>
      </w:pPr>
      <w:r>
        <w:t>Taken together, GPT-5.1 reliably benefits from moderate filtering</w:t>
      </w:r>
      <w:del w:id="644" w:author="Revision" w:date="2026-08-03T16:12:00Z" w16du:dateUtc="2026-08-03T21:12:00Z">
        <w:r w:rsidR="00E03B58">
          <w:rPr>
            <w:rFonts w:ascii="Arial" w:eastAsia="Arial" w:hAnsi="Arial" w:cs="Arial"/>
          </w:rPr>
          <w:delText>;</w:delText>
        </w:r>
      </w:del>
      <w:ins w:id="645" w:author="Revision" w:date="2026-08-03T16:12:00Z" w16du:dateUtc="2026-08-03T21:12:00Z">
        <w:r>
          <w:t>, though</w:t>
        </w:r>
      </w:ins>
      <w:r>
        <w:t xml:space="preserve"> because </w:t>
      </w:r>
      <w:del w:id="646" w:author="Revision" w:date="2026-08-03T16:12:00Z" w16du:dateUtc="2026-08-03T21:12:00Z">
        <w:r w:rsidR="00E03B58">
          <w:rPr>
            <w:rFonts w:ascii="Arial" w:eastAsia="Arial" w:hAnsi="Arial" w:cs="Arial"/>
          </w:rPr>
          <w:delText>each window is a distinct</w:delText>
        </w:r>
      </w:del>
      <w:ins w:id="647" w:author="Revision" w:date="2026-08-03T16:12:00Z" w16du:dateUtc="2026-08-03T21:12:00Z">
        <w:r>
          <w:t>consecutive</w:t>
        </w:r>
      </w:ins>
      <w:r>
        <w:t xml:space="preserve"> 12-month </w:t>
      </w:r>
      <w:del w:id="648" w:author="Revision" w:date="2026-08-03T16:12:00Z" w16du:dateUtc="2026-08-03T21:12:00Z">
        <w:r w:rsidR="00E03B58">
          <w:rPr>
            <w:rFonts w:ascii="Arial" w:eastAsia="Arial" w:hAnsi="Arial" w:cs="Arial"/>
          </w:rPr>
          <w:delText>holding period, the best-sized</w:delText>
        </w:r>
      </w:del>
      <w:ins w:id="649" w:author="Revision" w:date="2026-08-03T16:12:00Z" w16du:dateUtc="2026-08-03T21:12:00Z">
        <w:r>
          <w:t>windows overlap, these comparisons should be read as matched within-window contrasts rather than as outcomes in independent years.</w:t>
        </w:r>
      </w:ins>
    </w:p>
    <w:p w14:paraId="54046BFE" w14:textId="77777777" w:rsidR="00253A83" w:rsidRDefault="00824C87">
      <w:pPr>
        <w:spacing w:before="40" w:after="40"/>
        <w:jc w:val="both"/>
        <w:rPr>
          <w:del w:id="650" w:author="Revision" w:date="2026-08-03T16:12:00Z" w16du:dateUtc="2026-08-03T21:12:00Z"/>
          <w:b/>
          <w:bCs/>
          <w:i/>
          <w:iCs/>
          <w:color w:val="333333"/>
          <w:sz w:val="21"/>
          <w:szCs w:val="21"/>
        </w:rPr>
        <w:sectPr w:rsidR="00253A83">
          <w:type w:val="continuous"/>
          <w:pgSz w:w="12240" w:h="15840"/>
          <w:pgMar w:top="1080" w:right="1080" w:bottom="1080" w:left="1080" w:header="708" w:footer="708" w:gutter="0"/>
          <w:cols w:num="2" w:space="720" w:equalWidth="0">
            <w:col w:w="4500" w:space="720"/>
            <w:col w:w="4500" w:space="0"/>
          </w:cols>
        </w:sectPr>
      </w:pPr>
      <w:ins w:id="651" w:author="Revision" w:date="2026-08-03T16:12:00Z" w16du:dateUtc="2026-08-03T21:12:00Z">
        <w:r>
          <w:t>Formal paired statistics support these comparisons. For each configuration, the per-window ROI difference against the matched unfiltered baseline was evaluated with an exact sign test and a Wilcoxon signed-rank test, with a bootstrap 95% confidence interval on the median difference. The four moderate</w:t>
        </w:r>
      </w:ins>
      <w:r>
        <w:t xml:space="preserve"> configurations </w:t>
      </w:r>
      <w:del w:id="652" w:author="Revision" w:date="2026-08-03T16:12:00Z" w16du:dateUtc="2026-08-03T21:12:00Z">
        <w:r w:rsidR="00E03B58">
          <w:rPr>
            <w:rFonts w:ascii="Arial" w:eastAsia="Arial" w:hAnsi="Arial" w:cs="Arial"/>
          </w:rPr>
          <w:delText>outperform the unfiltered baseline in roughly</w:delText>
        </w:r>
      </w:del>
      <w:ins w:id="653" w:author="Revision" w:date="2026-08-03T16:12:00Z" w16du:dateUtc="2026-08-03T21:12:00Z">
        <w:r>
          <w:t>differ significantly from the baseline (20→10: sign-test p = 0.002, Wilcoxon p &lt; 0.001; 10→5: p = 0.006; 10→3 and 20→5: p = 0.019), the mid-table configurations are statistically indistinguishable from it, and 30→5 is significantly worse (5/27 wins; p = 0.002). As a conservative check, collapsing GPT-5.1’s</w:t>
        </w:r>
      </w:ins>
      <w:r>
        <w:t xml:space="preserve"> three </w:t>
      </w:r>
      <w:del w:id="654" w:author="Revision" w:date="2026-08-03T16:12:00Z" w16du:dateUtc="2026-08-03T21:12:00Z">
        <w:r w:rsidR="00E03B58">
          <w:rPr>
            <w:rFonts w:ascii="Arial" w:eastAsia="Arial" w:hAnsi="Arial" w:cs="Arial"/>
          </w:rPr>
          <w:delText xml:space="preserve">of </w:delText>
        </w:r>
      </w:del>
      <w:ins w:id="655" w:author="Revision" w:date="2026-08-03T16:12:00Z" w16du:dateUtc="2026-08-03T21:12:00Z">
        <w:r>
          <w:t xml:space="preserve">replicate generations per window and re-testing at the window level (n = 9) leaves the top configuration significant (sign test p = 0.039; Wilcoxon p = 0.027) and 30→5 significantly negative (p = 0.004). Per-configuration intervals accompany </w:t>
        </w:r>
      </w:ins>
      <w:r>
        <w:t xml:space="preserve">every </w:t>
      </w:r>
      <w:del w:id="656" w:author="Revision" w:date="2026-08-03T16:12:00Z" w16du:dateUtc="2026-08-03T21:12:00Z">
        <w:r w:rsidR="00E03B58">
          <w:rPr>
            <w:rFonts w:ascii="Arial" w:eastAsia="Arial" w:hAnsi="Arial" w:cs="Arial"/>
          </w:rPr>
          <w:delText>four years tested.</w:delText>
        </w:r>
      </w:del>
    </w:p>
    <w:p w14:paraId="3FFAD98C" w14:textId="77777777" w:rsidR="00557FAC" w:rsidRDefault="00824C87">
      <w:pPr>
        <w:jc w:val="both"/>
        <w:rPr>
          <w:ins w:id="657" w:author="Revision" w:date="2026-08-03T16:12:00Z" w16du:dateUtc="2026-08-03T21:12:00Z"/>
        </w:rPr>
      </w:pPr>
      <w:ins w:id="658" w:author="Revision" w:date="2026-08-03T16:12:00Z" w16du:dateUtc="2026-08-03T21:12:00Z">
        <w:r>
          <w:t>win rate in Table 1 and the Supplementary Information.</w:t>
        </w:r>
      </w:ins>
    </w:p>
    <w:p w14:paraId="508BEFC7" w14:textId="77777777" w:rsidR="00557FAC" w:rsidRDefault="00824C87">
      <w:pPr>
        <w:pStyle w:val="Heading2"/>
        <w:keepNext/>
      </w:pPr>
      <w:bookmarkStart w:id="659" w:name="_78jqzc26ooo6" w:colFirst="0" w:colLast="0"/>
      <w:bookmarkEnd w:id="659"/>
      <w:r>
        <w:t>Overall Trends</w:t>
      </w:r>
    </w:p>
    <w:p w14:paraId="1A3375AD" w14:textId="77777777" w:rsidR="00253A83" w:rsidRDefault="00E03B58">
      <w:pPr>
        <w:keepNext/>
        <w:jc w:val="center"/>
        <w:rPr>
          <w:del w:id="660" w:author="Revision" w:date="2026-08-03T16:12:00Z" w16du:dateUtc="2026-08-03T21:12:00Z"/>
          <w:b/>
          <w:bCs/>
          <w:i/>
          <w:iCs/>
          <w:color w:val="333333"/>
          <w:sz w:val="21"/>
          <w:szCs w:val="21"/>
        </w:rPr>
      </w:pPr>
      <w:del w:id="661" w:author="Revision" w:date="2026-08-03T16:12:00Z" w16du:dateUtc="2026-08-03T21:12:00Z">
        <w:r>
          <w:rPr>
            <w:b/>
            <w:bCs/>
            <w:i/>
            <w:iCs/>
            <w:noProof/>
            <w:color w:val="333333"/>
          </w:rPr>
          <w:drawing>
            <wp:inline distT="114300" distB="114300" distL="114300" distR="114300" wp14:anchorId="66238F89" wp14:editId="7D46646A">
              <wp:extent cx="6400800" cy="3068811"/>
              <wp:effectExtent l="0" t="0" r="0" b="0"/>
              <wp:docPr id="72900825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6400800" cy="3068811"/>
                      </a:xfrm>
                      <a:prstGeom prst="rect">
                        <a:avLst/>
                      </a:prstGeom>
                      <a:ln/>
                    </pic:spPr>
                  </pic:pic>
                </a:graphicData>
              </a:graphic>
            </wp:inline>
          </w:drawing>
        </w:r>
      </w:del>
    </w:p>
    <w:p w14:paraId="237A808F" w14:textId="77777777" w:rsidR="00557FAC" w:rsidRDefault="00824C87">
      <w:pPr>
        <w:keepNext/>
        <w:jc w:val="center"/>
        <w:rPr>
          <w:ins w:id="662" w:author="Revision" w:date="2026-08-03T16:12:00Z" w16du:dateUtc="2026-08-03T21:12:00Z"/>
          <w:b/>
          <w:bCs/>
          <w:i/>
          <w:iCs/>
          <w:sz w:val="21"/>
          <w:szCs w:val="21"/>
        </w:rPr>
      </w:pPr>
      <w:ins w:id="663" w:author="Revision" w:date="2026-08-03T16:12:00Z" w16du:dateUtc="2026-08-03T21:12:00Z">
        <w:r>
          <w:rPr>
            <w:b/>
            <w:bCs/>
            <w:i/>
            <w:iCs/>
            <w:noProof/>
          </w:rPr>
          <w:drawing>
            <wp:inline distT="114300" distB="114300" distL="114300" distR="114300" wp14:anchorId="4D57E5A1" wp14:editId="4011366B">
              <wp:extent cx="5120640" cy="2455048"/>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120640" cy="2455048"/>
                      </a:xfrm>
                      <a:prstGeom prst="rect">
                        <a:avLst/>
                      </a:prstGeom>
                      <a:ln/>
                    </pic:spPr>
                  </pic:pic>
                </a:graphicData>
              </a:graphic>
            </wp:inline>
          </w:drawing>
        </w:r>
      </w:ins>
    </w:p>
    <w:p w14:paraId="2DA2AA91" w14:textId="77777777" w:rsidR="00557FAC" w:rsidRDefault="00824C87">
      <w:pPr>
        <w:pStyle w:val="Heading3"/>
        <w:keepNext/>
        <w:keepLines/>
        <w:rPr>
          <w:color w:val="auto"/>
        </w:rPr>
        <w:sectPr w:rsidR="00557FAC">
          <w:type w:val="continuous"/>
          <w:pgSz w:w="12240" w:h="15840"/>
          <w:pgMar w:top="1080" w:right="1080" w:bottom="1080" w:left="1080" w:header="708" w:footer="708" w:gutter="0"/>
          <w:cols w:space="720"/>
        </w:sectPr>
      </w:pPr>
      <w:r>
        <w:t xml:space="preserve">Figure </w:t>
      </w:r>
      <w:del w:id="664" w:author="Revision" w:date="2026-08-03T16:12:00Z" w16du:dateUtc="2026-08-03T21:12:00Z">
        <w:r w:rsidR="00E03B58">
          <w:rPr>
            <w:rFonts w:ascii="Arial" w:eastAsia="Arial" w:hAnsi="Arial" w:cs="Arial"/>
          </w:rPr>
          <w:delText>5 -</w:delText>
        </w:r>
      </w:del>
      <w:ins w:id="665" w:author="Revision" w:date="2026-08-03T16:12:00Z" w16du:dateUtc="2026-08-03T21:12:00Z">
        <w:r>
          <w:t>3.</w:t>
        </w:r>
      </w:ins>
      <w:r>
        <w:t xml:space="preserve"> GPT-5.1 mean ROI across rolling 12-month evaluation windows, with the corresponding S&amp;P 500 benchmark return.</w:t>
      </w:r>
    </w:p>
    <w:p w14:paraId="43362F1C" w14:textId="77777777" w:rsidR="00253A83" w:rsidRDefault="00E03B58">
      <w:pPr>
        <w:pStyle w:val="Heading3"/>
        <w:rPr>
          <w:del w:id="666" w:author="Revision" w:date="2026-08-03T16:12:00Z" w16du:dateUtc="2026-08-03T21:12:00Z"/>
        </w:rPr>
        <w:sectPr w:rsidR="00253A83">
          <w:type w:val="continuous"/>
          <w:pgSz w:w="12240" w:h="15840"/>
          <w:pgMar w:top="1080" w:right="1080" w:bottom="1080" w:left="1080" w:header="708" w:footer="708" w:gutter="0"/>
          <w:cols w:space="720"/>
        </w:sectPr>
      </w:pPr>
      <w:del w:id="667" w:author="Revision" w:date="2026-08-03T16:12:00Z" w16du:dateUtc="2026-08-03T21:12:00Z">
        <w:r>
          <w:rPr>
            <w:rFonts w:ascii="Arial" w:eastAsia="Arial" w:hAnsi="Arial" w:cs="Arial"/>
          </w:rPr>
          <w:delText xml:space="preserve"> Takeaway: </w:delText>
        </w:r>
      </w:del>
      <w:r w:rsidR="00824C87">
        <w:t>GPT-5.</w:t>
      </w:r>
      <w:del w:id="668" w:author="Revision" w:date="2026-08-03T16:12:00Z" w16du:dateUtc="2026-08-03T21:12:00Z">
        <w:r>
          <w:rPr>
            <w:rFonts w:ascii="Arial" w:eastAsia="Arial" w:hAnsi="Arial" w:cs="Arial"/>
          </w:rPr>
          <w:delText>1's mean ROI beat the market in every window (37–69% versus 15–30%).</w:delText>
        </w:r>
      </w:del>
    </w:p>
    <w:p w14:paraId="5476547E" w14:textId="5CDC0113" w:rsidR="00557FAC" w:rsidRDefault="00E03B58">
      <w:pPr>
        <w:spacing w:before="40" w:after="40"/>
        <w:jc w:val="both"/>
      </w:pPr>
      <w:del w:id="669" w:author="Revision" w:date="2026-08-03T16:12:00Z" w16du:dateUtc="2026-08-03T21:12:00Z">
        <w:r>
          <w:rPr>
            <w:rFonts w:ascii="Arial" w:eastAsia="Arial" w:hAnsi="Arial" w:cs="Arial"/>
          </w:rPr>
          <w:delText>GPT-5.1's</w:delText>
        </w:r>
      </w:del>
      <w:ins w:id="670" w:author="Revision" w:date="2026-08-03T16:12:00Z" w16du:dateUtc="2026-08-03T21:12:00Z">
        <w:r w:rsidR="00824C87">
          <w:t>1’s</w:t>
        </w:r>
      </w:ins>
      <w:r w:rsidR="00824C87">
        <w:t xml:space="preserve"> mean ROI exceeded the S&amp;P 500 in every evaluation window tested. Figure </w:t>
      </w:r>
      <w:del w:id="671" w:author="Revision" w:date="2026-08-03T16:12:00Z" w16du:dateUtc="2026-08-03T21:12:00Z">
        <w:r>
          <w:rPr>
            <w:rFonts w:ascii="Arial" w:eastAsia="Arial" w:hAnsi="Arial" w:cs="Arial"/>
          </w:rPr>
          <w:delText>5</w:delText>
        </w:r>
      </w:del>
      <w:ins w:id="672" w:author="Revision" w:date="2026-08-03T16:12:00Z" w16du:dateUtc="2026-08-03T21:12:00Z">
        <w:r w:rsidR="00824C87">
          <w:t>3</w:t>
        </w:r>
      </w:ins>
      <w:r w:rsidR="00824C87">
        <w:t xml:space="preserve"> plots its mean ROI across each rolling 12-month window against the benchmark; performance varied with the market environment but stayed above the benchmark throughout.</w:t>
      </w:r>
      <w:ins w:id="673" w:author="Revision" w:date="2026-08-03T16:12:00Z" w16du:dateUtc="2026-08-03T21:12:00Z">
        <w:r w:rsidR="00824C87">
          <w:t xml:space="preserve"> Across all GPT-5.1 runs, 604 of 626 (96.5%) exceeded the S&amp;P 500 over their holding window; because this figure counts every run rather than one per cell, it is a fraction of 626, not of the 270 window × generation-group × configuration cells.</w:t>
        </w:r>
      </w:ins>
    </w:p>
    <w:p w14:paraId="5A943B1E" w14:textId="77777777" w:rsidR="00557FAC" w:rsidRDefault="00824C87">
      <w:pPr>
        <w:spacing w:before="40" w:after="40"/>
        <w:jc w:val="both"/>
      </w:pPr>
      <w:r>
        <w:t>GPT-5.</w:t>
      </w:r>
      <w:del w:id="674" w:author="Revision" w:date="2026-08-03T16:12:00Z" w16du:dateUtc="2026-08-03T21:12:00Z">
        <w:r w:rsidR="00E03B58">
          <w:rPr>
            <w:rFonts w:ascii="Arial" w:eastAsia="Arial" w:hAnsi="Arial" w:cs="Arial"/>
          </w:rPr>
          <w:delText>1's evaluation</w:delText>
        </w:r>
      </w:del>
      <w:ins w:id="675" w:author="Revision" w:date="2026-08-03T16:12:00Z" w16du:dateUtc="2026-08-03T21:12:00Z">
        <w:r>
          <w:t>1 contributes nine completed rolling</w:t>
        </w:r>
      </w:ins>
      <w:r>
        <w:t xml:space="preserve"> windows</w:t>
      </w:r>
      <w:del w:id="676" w:author="Revision" w:date="2026-08-03T16:12:00Z" w16du:dateUtc="2026-08-03T21:12:00Z">
        <w:r w:rsidR="00E03B58">
          <w:rPr>
            <w:rFonts w:ascii="Arial" w:eastAsia="Arial" w:hAnsi="Arial" w:cs="Arial"/>
          </w:rPr>
          <w:delText xml:space="preserve"> span</w:delText>
        </w:r>
      </w:del>
      <w:ins w:id="677" w:author="Revision" w:date="2026-08-03T16:12:00Z" w16du:dateUtc="2026-08-03T21:12:00Z">
        <w:r>
          <w:t>, with start dates from</w:t>
        </w:r>
      </w:ins>
      <w:r>
        <w:t xml:space="preserve"> October 2024 through June </w:t>
      </w:r>
      <w:ins w:id="678" w:author="Revision" w:date="2026-08-03T16:12:00Z" w16du:dateUtc="2026-08-03T21:12:00Z">
        <w:r>
          <w:t xml:space="preserve">2025 (end dates October 2025 through June </w:t>
        </w:r>
      </w:ins>
      <w:r>
        <w:t>2026</w:t>
      </w:r>
      <w:del w:id="679" w:author="Revision" w:date="2026-08-03T16:12:00Z" w16du:dateUtc="2026-08-03T21:12:00Z">
        <w:r w:rsidR="00E03B58">
          <w:rPr>
            <w:rFonts w:ascii="Arial" w:eastAsia="Arial" w:hAnsi="Arial" w:cs="Arial"/>
          </w:rPr>
          <w:delText>;</w:delText>
        </w:r>
      </w:del>
      <w:ins w:id="680" w:author="Revision" w:date="2026-08-03T16:12:00Z" w16du:dateUtc="2026-08-03T21:12:00Z">
        <w:r>
          <w:t>);</w:t>
        </w:r>
      </w:ins>
      <w:r>
        <w:t xml:space="preserve"> earlier windows are excluded by the </w:t>
      </w:r>
      <w:del w:id="681" w:author="Revision" w:date="2026-08-03T16:12:00Z" w16du:dateUtc="2026-08-03T21:12:00Z">
        <w:r w:rsidR="00E03B58">
          <w:rPr>
            <w:rFonts w:ascii="Arial" w:eastAsia="Arial" w:hAnsi="Arial" w:cs="Arial"/>
          </w:rPr>
          <w:delText>model's</w:delText>
        </w:r>
      </w:del>
      <w:ins w:id="682" w:author="Revision" w:date="2026-08-03T16:12:00Z" w16du:dateUtc="2026-08-03T21:12:00Z">
        <w:r>
          <w:t>model’s</w:t>
        </w:r>
      </w:ins>
      <w:r>
        <w:t xml:space="preserve"> training-cutoff constraint. The weakest window, October 2024 to October 2025, still returned 37.1%, and the strongest, May 2025 to May 2026, reached 69.0</w:t>
      </w:r>
      <w:del w:id="683" w:author="Revision" w:date="2026-08-03T16:12:00Z" w16du:dateUtc="2026-08-03T21:12:00Z">
        <w:r w:rsidR="00E03B58">
          <w:rPr>
            <w:rFonts w:ascii="Arial" w:eastAsia="Arial" w:hAnsi="Arial" w:cs="Arial"/>
          </w:rPr>
          <w:delText>% — roughly double</w:delText>
        </w:r>
      </w:del>
      <w:ins w:id="684" w:author="Revision" w:date="2026-08-03T16:12:00Z" w16du:dateUtc="2026-08-03T21:12:00Z">
        <w:r>
          <w:t>%, in each case well above</w:t>
        </w:r>
      </w:ins>
      <w:r>
        <w:t xml:space="preserve"> the </w:t>
      </w:r>
      <w:ins w:id="685" w:author="Revision" w:date="2026-08-03T16:12:00Z" w16du:dateUtc="2026-08-03T21:12:00Z">
        <w:r>
          <w:t xml:space="preserve">corresponding </w:t>
        </w:r>
      </w:ins>
      <w:r>
        <w:t xml:space="preserve">benchmark </w:t>
      </w:r>
      <w:del w:id="686" w:author="Revision" w:date="2026-08-03T16:12:00Z" w16du:dateUtc="2026-08-03T21:12:00Z">
        <w:r w:rsidR="00E03B58">
          <w:rPr>
            <w:rFonts w:ascii="Arial" w:eastAsia="Arial" w:hAnsi="Arial" w:cs="Arial"/>
          </w:rPr>
          <w:delText>in most periods</w:delText>
        </w:r>
      </w:del>
      <w:ins w:id="687" w:author="Revision" w:date="2026-08-03T16:12:00Z" w16du:dateUtc="2026-08-03T21:12:00Z">
        <w:r>
          <w:t>return</w:t>
        </w:r>
      </w:ins>
      <w:r>
        <w:t>.</w:t>
      </w:r>
    </w:p>
    <w:p w14:paraId="1E81EE0E" w14:textId="77777777" w:rsidR="00DA7443" w:rsidRDefault="00DA7443">
      <w:pPr>
        <w:spacing w:before="40" w:after="40"/>
        <w:jc w:val="both"/>
        <w:sectPr w:rsidR="00DA7443" w:rsidSect="00DA7443">
          <w:type w:val="continuous"/>
          <w:pgSz w:w="12240" w:h="15840"/>
          <w:pgMar w:top="1080" w:right="1080" w:bottom="1080" w:left="1080" w:header="708" w:footer="708" w:gutter="0"/>
          <w:cols w:num="2" w:space="720" w:equalWidth="0">
            <w:col w:w="4500" w:space="720"/>
            <w:col w:w="4500" w:space="0"/>
          </w:cols>
        </w:sectPr>
      </w:pPr>
      <w:r>
        <w:t>The unfiltered baseline also beat the S&amp;P 500 in every window, so this market outperformance reflects model and sector strength rather than the filtering itself; the contribution of the two-stage filtering is isolated in the matched comparison against that baseline (see Filtered vs. Unstructured Baseline), where the well-sized configurations win in roughly three of four windows. Benchmark returns ranged from approximately 15% to 30%, while GPT-5.1 returned between 37% and 69%, sustaining a large positive margin across all market conditions tested.</w:t>
      </w:r>
    </w:p>
    <w:p w14:paraId="7149557F" w14:textId="77777777" w:rsidR="00557FAC" w:rsidRDefault="00824C87">
      <w:pPr>
        <w:pStyle w:val="Heading2"/>
        <w:keepNext/>
        <w:spacing w:after="40"/>
        <w:jc w:val="both"/>
      </w:pPr>
      <w:r>
        <w:rPr>
          <w:color w:val="auto"/>
          <w:sz w:val="25"/>
          <w:rPrChange w:id="688" w:author="Revision" w:date="2026-08-03T16:12:00Z" w16du:dateUtc="2026-08-03T21:12:00Z">
            <w:rPr>
              <w:sz w:val="25"/>
            </w:rPr>
          </w:rPrChange>
        </w:rPr>
        <w:t>Return Variance and Consistency Comparison</w:t>
      </w:r>
    </w:p>
    <w:p w14:paraId="19DBD9A2" w14:textId="77777777" w:rsidR="00253A83" w:rsidRDefault="00E03B58">
      <w:pPr>
        <w:keepNext/>
        <w:spacing w:before="40" w:after="40"/>
        <w:jc w:val="center"/>
        <w:rPr>
          <w:del w:id="689" w:author="Revision" w:date="2026-08-03T16:12:00Z" w16du:dateUtc="2026-08-03T21:12:00Z"/>
        </w:rPr>
      </w:pPr>
      <w:del w:id="690" w:author="Revision" w:date="2026-08-03T16:12:00Z" w16du:dateUtc="2026-08-03T21:12:00Z">
        <w:r>
          <w:rPr>
            <w:noProof/>
          </w:rPr>
          <w:drawing>
            <wp:inline distT="114300" distB="114300" distL="114300" distR="114300" wp14:anchorId="10873B0F" wp14:editId="2EF16E5D">
              <wp:extent cx="6400800" cy="3697641"/>
              <wp:effectExtent l="0" t="0" r="0" b="0"/>
              <wp:docPr id="176688344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6400800" cy="3697641"/>
                      </a:xfrm>
                      <a:prstGeom prst="rect">
                        <a:avLst/>
                      </a:prstGeom>
                      <a:ln/>
                    </pic:spPr>
                  </pic:pic>
                </a:graphicData>
              </a:graphic>
            </wp:inline>
          </w:drawing>
        </w:r>
      </w:del>
    </w:p>
    <w:p w14:paraId="2561EEBC" w14:textId="77777777" w:rsidR="00557FAC" w:rsidRDefault="00824C87">
      <w:pPr>
        <w:keepNext/>
        <w:spacing w:before="40" w:after="40"/>
        <w:jc w:val="center"/>
        <w:rPr>
          <w:ins w:id="691" w:author="Revision" w:date="2026-08-03T16:12:00Z" w16du:dateUtc="2026-08-03T21:12:00Z"/>
        </w:rPr>
      </w:pPr>
      <w:ins w:id="692" w:author="Revision" w:date="2026-08-03T16:12:00Z" w16du:dateUtc="2026-08-03T21:12:00Z">
        <w:r>
          <w:rPr>
            <w:noProof/>
          </w:rPr>
          <w:drawing>
            <wp:inline distT="114300" distB="114300" distL="114300" distR="114300" wp14:anchorId="6F61740B" wp14:editId="08ADCDA6">
              <wp:extent cx="5120640" cy="2958112"/>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120640" cy="2958112"/>
                      </a:xfrm>
                      <a:prstGeom prst="rect">
                        <a:avLst/>
                      </a:prstGeom>
                      <a:ln/>
                    </pic:spPr>
                  </pic:pic>
                </a:graphicData>
              </a:graphic>
            </wp:inline>
          </w:drawing>
        </w:r>
      </w:ins>
    </w:p>
    <w:p w14:paraId="3910770B" w14:textId="77777777" w:rsidR="00557FAC" w:rsidRDefault="00824C87">
      <w:pPr>
        <w:pStyle w:val="Heading3"/>
        <w:pBdr>
          <w:top w:val="nil"/>
          <w:left w:val="nil"/>
          <w:bottom w:val="nil"/>
          <w:right w:val="nil"/>
          <w:between w:val="nil"/>
        </w:pBdr>
        <w:spacing w:before="0" w:after="0"/>
        <w:jc w:val="left"/>
        <w:rPr>
          <w:color w:val="auto"/>
        </w:rPr>
        <w:sectPr w:rsidR="00557FAC">
          <w:type w:val="continuous"/>
          <w:pgSz w:w="12240" w:h="15840"/>
          <w:pgMar w:top="1080" w:right="1080" w:bottom="1080" w:left="1080" w:header="708" w:footer="708" w:gutter="0"/>
          <w:cols w:space="720"/>
        </w:sectPr>
      </w:pPr>
      <w:r>
        <w:t xml:space="preserve">Figure </w:t>
      </w:r>
      <w:del w:id="693" w:author="Revision" w:date="2026-08-03T16:12:00Z" w16du:dateUtc="2026-08-03T21:12:00Z">
        <w:r w:rsidR="00E03B58">
          <w:rPr>
            <w:rFonts w:ascii="Arial" w:eastAsia="Arial" w:hAnsi="Arial" w:cs="Arial"/>
          </w:rPr>
          <w:delText>6 -</w:delText>
        </w:r>
      </w:del>
      <w:ins w:id="694" w:author="Revision" w:date="2026-08-03T16:12:00Z" w16du:dateUtc="2026-08-03T21:12:00Z">
        <w:r>
          <w:t>4.</w:t>
        </w:r>
      </w:ins>
      <w:r>
        <w:t xml:space="preserve"> GPT-5.1 coefficient of variation (CV) for every filtering configuration, colored by initial Stage-One pool size; lower values indicate more stable returns.</w:t>
      </w:r>
    </w:p>
    <w:p w14:paraId="2238D5C6" w14:textId="77777777" w:rsidR="00253A83" w:rsidRDefault="00E03B58">
      <w:pPr>
        <w:pStyle w:val="Heading3"/>
        <w:pBdr>
          <w:top w:val="nil"/>
          <w:left w:val="nil"/>
          <w:bottom w:val="nil"/>
          <w:right w:val="nil"/>
          <w:between w:val="nil"/>
        </w:pBdr>
        <w:spacing w:before="0" w:after="0"/>
        <w:jc w:val="left"/>
        <w:rPr>
          <w:del w:id="695" w:author="Revision" w:date="2026-08-03T16:12:00Z" w16du:dateUtc="2026-08-03T21:12:00Z"/>
        </w:rPr>
        <w:sectPr w:rsidR="00253A83">
          <w:type w:val="continuous"/>
          <w:pgSz w:w="12240" w:h="15840"/>
          <w:pgMar w:top="1080" w:right="1080" w:bottom="1080" w:left="1080" w:header="708" w:footer="708" w:gutter="0"/>
          <w:cols w:space="720"/>
        </w:sectPr>
      </w:pPr>
      <w:del w:id="696" w:author="Revision" w:date="2026-08-03T16:12:00Z" w16du:dateUtc="2026-08-03T21:12:00Z">
        <w:r>
          <w:rPr>
            <w:rFonts w:ascii="Arial" w:eastAsia="Arial" w:hAnsi="Arial" w:cs="Arial"/>
          </w:rPr>
          <w:delText xml:space="preserve"> Takeaway: returns are steadiest at the extremes — the most selective configuration (5→3) and the unfiltered baseline — and moderately more variable for the highest-returning configurations.</w:delText>
        </w:r>
      </w:del>
    </w:p>
    <w:p w14:paraId="47B3A52E" w14:textId="77777777" w:rsidR="00557FAC" w:rsidRDefault="00824C87">
      <w:pPr>
        <w:spacing w:before="40" w:after="40"/>
        <w:jc w:val="both"/>
        <w:rPr>
          <w:rFonts w:ascii="Arial" w:hAnsi="Arial"/>
          <w:rPrChange w:id="697" w:author="Revision" w:date="2026-08-03T16:12:00Z" w16du:dateUtc="2026-08-03T21:12:00Z">
            <w:rPr/>
          </w:rPrChange>
        </w:rPr>
      </w:pPr>
      <w:r>
        <w:t xml:space="preserve">Filtering also shaped return consistency, though not monotonically: returns were steadiest at both extremes of filtering and more variable between. Figure </w:t>
      </w:r>
      <w:del w:id="698" w:author="Revision" w:date="2026-08-03T16:12:00Z" w16du:dateUtc="2026-08-03T21:12:00Z">
        <w:r w:rsidR="00E03B58">
          <w:rPr>
            <w:rFonts w:ascii="Arial" w:eastAsia="Arial" w:hAnsi="Arial" w:cs="Arial"/>
          </w:rPr>
          <w:delText>6</w:delText>
        </w:r>
      </w:del>
      <w:ins w:id="699" w:author="Revision" w:date="2026-08-03T16:12:00Z" w16du:dateUtc="2026-08-03T21:12:00Z">
        <w:r>
          <w:t>4</w:t>
        </w:r>
      </w:ins>
      <w:r>
        <w:t xml:space="preserve"> reports each </w:t>
      </w:r>
      <w:del w:id="700" w:author="Revision" w:date="2026-08-03T16:12:00Z" w16du:dateUtc="2026-08-03T21:12:00Z">
        <w:r w:rsidR="00E03B58">
          <w:rPr>
            <w:rFonts w:ascii="Arial" w:eastAsia="Arial" w:hAnsi="Arial" w:cs="Arial"/>
          </w:rPr>
          <w:delText>configuration's</w:delText>
        </w:r>
      </w:del>
      <w:ins w:id="701" w:author="Revision" w:date="2026-08-03T16:12:00Z" w16du:dateUtc="2026-08-03T21:12:00Z">
        <w:r>
          <w:t>configuration’s</w:t>
        </w:r>
      </w:ins>
      <w:r>
        <w:t xml:space="preserve"> coefficient of variation (CV); lower CV means tighter clustering around the mean.</w:t>
      </w:r>
    </w:p>
    <w:p w14:paraId="51D4BACA" w14:textId="77777777" w:rsidR="00557FAC" w:rsidRDefault="00824C87">
      <w:pPr>
        <w:spacing w:before="40" w:after="40"/>
        <w:jc w:val="both"/>
        <w:rPr>
          <w:rFonts w:ascii="Arial" w:hAnsi="Arial"/>
          <w:rPrChange w:id="702" w:author="Revision" w:date="2026-08-03T16:12:00Z" w16du:dateUtc="2026-08-03T21:12:00Z">
            <w:rPr/>
          </w:rPrChange>
        </w:rPr>
      </w:pPr>
      <w:r>
        <w:t>For GPT-5.1, the most consistent configurations were the highly selective 5→3 (CV 26.3%) and the unfiltered baseline (27.1%), with 20→10 close behind (30.5%). The highest-returning configurations—10→5, 20→5, and 10→3—were moderately less consistent (CV 42–53</w:t>
      </w:r>
      <w:del w:id="703" w:author="Revision" w:date="2026-08-03T16:12:00Z" w16du:dateUtc="2026-08-03T21:12:00Z">
        <w:r w:rsidR="00E03B58">
          <w:rPr>
            <w:rFonts w:ascii="Arial" w:eastAsia="Arial" w:hAnsi="Arial" w:cs="Arial"/>
          </w:rPr>
          <w:delText>%). In short, a little more</w:delText>
        </w:r>
      </w:del>
      <w:ins w:id="704" w:author="Revision" w:date="2026-08-03T16:12:00Z" w16du:dateUtc="2026-08-03T21:12:00Z">
        <w:r>
          <w:t>%), so the</w:t>
        </w:r>
      </w:ins>
      <w:r>
        <w:t xml:space="preserve"> return </w:t>
      </w:r>
      <w:ins w:id="705" w:author="Revision" w:date="2026-08-03T16:12:00Z" w16du:dateUtc="2026-08-03T21:12:00Z">
        <w:r>
          <w:t xml:space="preserve">advantage </w:t>
        </w:r>
      </w:ins>
      <w:r>
        <w:t xml:space="preserve">came with </w:t>
      </w:r>
      <w:del w:id="706" w:author="Revision" w:date="2026-08-03T16:12:00Z" w16du:dateUtc="2026-08-03T21:12:00Z">
        <w:r w:rsidR="00E03B58">
          <w:rPr>
            <w:rFonts w:ascii="Arial" w:eastAsia="Arial" w:hAnsi="Arial" w:cs="Arial"/>
          </w:rPr>
          <w:delText>a little more variability</w:delText>
        </w:r>
      </w:del>
      <w:ins w:id="707" w:author="Revision" w:date="2026-08-03T16:12:00Z" w16du:dateUtc="2026-08-03T21:12:00Z">
        <w:r>
          <w:t>somewhat wider run-to-run spread</w:t>
        </w:r>
      </w:ins>
      <w:r>
        <w:t>.</w:t>
      </w:r>
    </w:p>
    <w:p w14:paraId="690EB27E" w14:textId="77777777" w:rsidR="00557FAC" w:rsidRDefault="00824C87">
      <w:pPr>
        <w:spacing w:before="40" w:after="40"/>
        <w:jc w:val="both"/>
      </w:pPr>
      <w:r>
        <w:t xml:space="preserve">This </w:t>
      </w:r>
      <w:del w:id="708" w:author="Revision" w:date="2026-08-03T16:12:00Z" w16du:dateUtc="2026-08-03T21:12:00Z">
        <w:r w:rsidR="00E03B58">
          <w:rPr>
            <w:rFonts w:ascii="Arial" w:eastAsia="Arial" w:hAnsi="Arial" w:cs="Arial"/>
          </w:rPr>
          <w:delText xml:space="preserve">consistency </w:delText>
        </w:r>
      </w:del>
      <w:r>
        <w:t xml:space="preserve">ordering </w:t>
      </w:r>
      <w:del w:id="709" w:author="Revision" w:date="2026-08-03T16:12:00Z" w16du:dateUtc="2026-08-03T21:12:00Z">
        <w:r w:rsidR="00E03B58">
          <w:rPr>
            <w:rFonts w:ascii="Arial" w:eastAsia="Arial" w:hAnsi="Arial" w:cs="Arial"/>
          </w:rPr>
          <w:delText>is governed by</w:delText>
        </w:r>
      </w:del>
      <w:ins w:id="710" w:author="Revision" w:date="2026-08-03T16:12:00Z" w16du:dateUtc="2026-08-03T21:12:00Z">
        <w:r>
          <w:t>follows from</w:t>
        </w:r>
      </w:ins>
      <w:r>
        <w:t xml:space="preserve"> the same </w:t>
      </w:r>
      <w:ins w:id="711" w:author="Revision" w:date="2026-08-03T16:12:00Z" w16du:dateUtc="2026-08-03T21:12:00Z">
        <w:r>
          <w:t xml:space="preserve">structural </w:t>
        </w:r>
      </w:ins>
      <w:r>
        <w:t xml:space="preserve">settings </w:t>
      </w:r>
      <w:ins w:id="712" w:author="Revision" w:date="2026-08-03T16:12:00Z" w16du:dateUtc="2026-08-03T21:12:00Z">
        <w:r>
          <w:t xml:space="preserve">that drive return, </w:t>
        </w:r>
      </w:ins>
      <w:r>
        <w:t>rather than being incidental. Run-to-run variability is lowest when the second stage is most decisive relative to its input — when the pool is small enough that the final choice is nearly forced (5→3) or when no filtering is imposed at all (the unfiltered baseline) — and highest for the mid-ratio configurations that carry more borderline candidates into the final portfolio. Because stability and return are shaped by the same initial-pool-and-ratio interaction, the return-maximizing 20→10 ranks just below the most stable configurations rather than among the most variable, which is what makes it a sensible default.</w:t>
      </w:r>
    </w:p>
    <w:p w14:paraId="73E2872D" w14:textId="77777777" w:rsidR="00557FAC" w:rsidRDefault="00824C87">
      <w:pPr>
        <w:spacing w:before="40" w:after="40"/>
        <w:jc w:val="both"/>
      </w:pPr>
      <w:r>
        <w:t>A note on interpretation: the configuration shapes the average level of return, not the outcome of any single run. Within a given configuration, individual runs vary more than the configurations’ means differ from one another, because most of the run-to-run variation traces to the evaluation window — the prevailing market regime — and to the model’s stochastic re-selection of stocks on each run, rather than to the configuration itself. The configuration effect is therefore assessed through averaged ROI and matched window-by-window win rates, which hold the market regime fixed and let the systematic difference emerge, rather than through the spread of individual runs.</w:t>
      </w:r>
    </w:p>
    <w:p w14:paraId="5468CFC5" w14:textId="77777777" w:rsidR="00557FAC" w:rsidRDefault="00E03B58">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del w:id="713" w:author="Revision" w:date="2026-08-03T16:12:00Z" w16du:dateUtc="2026-08-03T21:12:00Z">
        <w:r>
          <w:rPr>
            <w:rFonts w:ascii="Arial" w:eastAsia="Arial" w:hAnsi="Arial" w:cs="Arial"/>
          </w:rPr>
          <w:delText>Consistency was</w:delText>
        </w:r>
      </w:del>
      <w:ins w:id="714" w:author="Revision" w:date="2026-08-03T16:12:00Z" w16du:dateUtc="2026-08-03T21:12:00Z">
        <w:r w:rsidR="00824C87">
          <w:t>Filtering</w:t>
        </w:r>
      </w:ins>
      <w:r w:rsidR="00824C87">
        <w:t xml:space="preserve"> therefore </w:t>
      </w:r>
      <w:del w:id="715" w:author="Revision" w:date="2026-08-03T16:12:00Z" w16du:dateUtc="2026-08-03T21:12:00Z">
        <w:r>
          <w:rPr>
            <w:rFonts w:ascii="Arial" w:eastAsia="Arial" w:hAnsi="Arial" w:cs="Arial"/>
          </w:rPr>
          <w:delText xml:space="preserve">not strictly monotonic in filtering strength for GPT-5.1: the single most selective configuration was the most stable, but the highest-returning configurations accepted moderately higher variance in exchange for their return advantage. These findings indicate that filtering </w:delText>
        </w:r>
      </w:del>
      <w:r w:rsidR="00824C87">
        <w:t>shapes not only the level of GPT-5.</w:t>
      </w:r>
      <w:del w:id="716" w:author="Revision" w:date="2026-08-03T16:12:00Z" w16du:dateUtc="2026-08-03T21:12:00Z">
        <w:r>
          <w:rPr>
            <w:rFonts w:ascii="Arial" w:eastAsia="Arial" w:hAnsi="Arial" w:cs="Arial"/>
          </w:rPr>
          <w:delText>1's</w:delText>
        </w:r>
      </w:del>
      <w:ins w:id="717" w:author="Revision" w:date="2026-08-03T16:12:00Z" w16du:dateUtc="2026-08-03T21:12:00Z">
        <w:r w:rsidR="00824C87">
          <w:t>1’s</w:t>
        </w:r>
      </w:ins>
      <w:r w:rsidR="00824C87">
        <w:t xml:space="preserve"> returns but also their </w:t>
      </w:r>
      <w:del w:id="718" w:author="Revision" w:date="2026-08-03T16:12:00Z" w16du:dateUtc="2026-08-03T21:12:00Z">
        <w:r>
          <w:rPr>
            <w:rFonts w:ascii="Arial" w:eastAsia="Arial" w:hAnsi="Arial" w:cs="Arial"/>
          </w:rPr>
          <w:delText>distribution, allowing practitioners to</w:delText>
        </w:r>
      </w:del>
      <w:ins w:id="719" w:author="Revision" w:date="2026-08-03T16:12:00Z" w16du:dateUtc="2026-08-03T21:12:00Z">
        <w:r w:rsidR="00824C87">
          <w:t>spread, which lets a practitioner</w:t>
        </w:r>
      </w:ins>
      <w:r w:rsidR="00824C87">
        <w:t xml:space="preserve"> trade a portion of return for more </w:t>
      </w:r>
      <w:del w:id="720" w:author="Revision" w:date="2026-08-03T16:12:00Z" w16du:dateUtc="2026-08-03T21:12:00Z">
        <w:r>
          <w:rPr>
            <w:rFonts w:ascii="Arial" w:eastAsia="Arial" w:hAnsi="Arial" w:cs="Arial"/>
          </w:rPr>
          <w:delText xml:space="preserve">consistent, </w:delText>
        </w:r>
      </w:del>
      <w:r w:rsidR="00824C87">
        <w:t>predictable outcomes</w:t>
      </w:r>
      <w:ins w:id="721" w:author="Revision" w:date="2026-08-03T16:12:00Z" w16du:dateUtc="2026-08-03T21:12:00Z">
        <w:r w:rsidR="00824C87">
          <w:t xml:space="preserve"> by moving toward the more selective end of the grid</w:t>
        </w:r>
      </w:ins>
      <w:r w:rsidR="00824C87">
        <w:t>.</w:t>
      </w:r>
    </w:p>
    <w:p w14:paraId="53F78D4F" w14:textId="77777777" w:rsidR="00557FAC" w:rsidRDefault="00824C87">
      <w:pPr>
        <w:pStyle w:val="Heading2"/>
        <w:keepNext/>
      </w:pPr>
      <w:r>
        <w:t>Model Comparison and Configuration Selection</w:t>
      </w:r>
    </w:p>
    <w:p w14:paraId="0C790A0E" w14:textId="77777777" w:rsidR="00253A83" w:rsidRDefault="00E03B58">
      <w:pPr>
        <w:keepNext/>
        <w:jc w:val="center"/>
        <w:rPr>
          <w:del w:id="722" w:author="Revision" w:date="2026-08-03T16:12:00Z" w16du:dateUtc="2026-08-03T21:12:00Z"/>
        </w:rPr>
      </w:pPr>
      <w:del w:id="723" w:author="Revision" w:date="2026-08-03T16:12:00Z" w16du:dateUtc="2026-08-03T21:12:00Z">
        <w:r>
          <w:rPr>
            <w:noProof/>
          </w:rPr>
          <w:drawing>
            <wp:inline distT="0" distB="0" distL="114300" distR="114300" wp14:anchorId="7F23BD4C" wp14:editId="192212CF">
              <wp:extent cx="6400800" cy="4106087"/>
              <wp:effectExtent l="0" t="0" r="0" b="0"/>
              <wp:docPr id="108709589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6400800" cy="4106087"/>
                      </a:xfrm>
                      <a:prstGeom prst="rect">
                        <a:avLst/>
                      </a:prstGeom>
                      <a:ln/>
                    </pic:spPr>
                  </pic:pic>
                </a:graphicData>
              </a:graphic>
            </wp:inline>
          </w:drawing>
        </w:r>
      </w:del>
    </w:p>
    <w:p w14:paraId="5AF4FA3F" w14:textId="77777777" w:rsidR="00557FAC" w:rsidRDefault="00824C87">
      <w:pPr>
        <w:keepNext/>
        <w:jc w:val="center"/>
        <w:rPr>
          <w:ins w:id="724" w:author="Revision" w:date="2026-08-03T16:12:00Z" w16du:dateUtc="2026-08-03T21:12:00Z"/>
        </w:rPr>
      </w:pPr>
      <w:ins w:id="725" w:author="Revision" w:date="2026-08-03T16:12:00Z" w16du:dateUtc="2026-08-03T21:12:00Z">
        <w:r>
          <w:rPr>
            <w:noProof/>
          </w:rPr>
          <w:drawing>
            <wp:inline distT="0" distB="0" distL="114300" distR="114300" wp14:anchorId="0EB71254" wp14:editId="2046DCC3">
              <wp:extent cx="5120640" cy="3284869"/>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120640" cy="3284869"/>
                      </a:xfrm>
                      <a:prstGeom prst="rect">
                        <a:avLst/>
                      </a:prstGeom>
                      <a:ln/>
                    </pic:spPr>
                  </pic:pic>
                </a:graphicData>
              </a:graphic>
            </wp:inline>
          </w:drawing>
        </w:r>
      </w:ins>
    </w:p>
    <w:p w14:paraId="033127F8" w14:textId="77777777" w:rsidR="00557FAC" w:rsidRDefault="00824C87">
      <w:pPr>
        <w:pStyle w:val="Heading3"/>
        <w:keepNext/>
        <w:keepLines/>
        <w:sectPr w:rsidR="00557FAC">
          <w:type w:val="continuous"/>
          <w:pgSz w:w="12240" w:h="15840"/>
          <w:pgMar w:top="1080" w:right="1080" w:bottom="1080" w:left="1080" w:header="708" w:footer="708" w:gutter="0"/>
          <w:cols w:space="720"/>
        </w:sectPr>
        <w:pPrChange w:id="726" w:author="Revision" w:date="2026-08-03T16:12:00Z" w16du:dateUtc="2026-08-03T21:12:00Z">
          <w:pPr>
            <w:pStyle w:val="Heading3"/>
          </w:pPr>
        </w:pPrChange>
      </w:pPr>
      <w:r>
        <w:t xml:space="preserve">Figure </w:t>
      </w:r>
      <w:del w:id="727" w:author="Revision" w:date="2026-08-03T16:12:00Z" w16du:dateUtc="2026-08-03T21:12:00Z">
        <w:r w:rsidR="00E03B58">
          <w:rPr>
            <w:rFonts w:ascii="Arial" w:eastAsia="Arial" w:hAnsi="Arial" w:cs="Arial"/>
          </w:rPr>
          <w:delText>7 -</w:delText>
        </w:r>
      </w:del>
      <w:ins w:id="728" w:author="Revision" w:date="2026-08-03T16:12:00Z" w16du:dateUtc="2026-08-03T21:12:00Z">
        <w:r>
          <w:t>5.</w:t>
        </w:r>
      </w:ins>
      <w:r>
        <w:t xml:space="preserve"> Mean ROI by initial candidate-pool size for each model. GPT-5.1 leads at every pool size and peaks at a moderate pool of 10–20 candidates; GPT-4o peaks at ten, and GPT-4o-mini is highest at five. All three models decline for oversized 30-candidate pools.</w:t>
      </w:r>
    </w:p>
    <w:p w14:paraId="0FD709D9" w14:textId="77777777" w:rsidR="00557FAC" w:rsidRDefault="00824C87">
      <w:pPr>
        <w:jc w:val="both"/>
        <w:pPrChange w:id="729" w:author="Revision" w:date="2026-08-03T16:12:00Z" w16du:dateUtc="2026-08-03T21:12:00Z">
          <w:pPr/>
        </w:pPrChange>
      </w:pPr>
      <w:r>
        <w:t xml:space="preserve">Two factors determine which configuration to deploy: the underlying model, and how the desired portfolio size maps onto the two stages. Figure </w:t>
      </w:r>
      <w:del w:id="730" w:author="Revision" w:date="2026-08-03T16:12:00Z" w16du:dateUtc="2026-08-03T21:12:00Z">
        <w:r w:rsidR="00E03B58">
          <w:rPr>
            <w:rFonts w:ascii="Arial" w:eastAsia="Arial" w:hAnsi="Arial" w:cs="Arial"/>
          </w:rPr>
          <w:delText>7</w:delText>
        </w:r>
      </w:del>
      <w:ins w:id="731" w:author="Revision" w:date="2026-08-03T16:12:00Z" w16du:dateUtc="2026-08-03T21:12:00Z">
        <w:r>
          <w:t>5</w:t>
        </w:r>
      </w:ins>
      <w:r>
        <w:t xml:space="preserve"> compares the three models across fixed-pool configurations, while Table 1 and the matched win rates of Figure </w:t>
      </w:r>
      <w:del w:id="732" w:author="Revision" w:date="2026-08-03T16:12:00Z" w16du:dateUtc="2026-08-03T21:12:00Z">
        <w:r w:rsidR="00E03B58">
          <w:rPr>
            <w:rFonts w:ascii="Arial" w:eastAsia="Arial" w:hAnsi="Arial" w:cs="Arial"/>
          </w:rPr>
          <w:delText>4</w:delText>
        </w:r>
      </w:del>
      <w:ins w:id="733" w:author="Revision" w:date="2026-08-03T16:12:00Z" w16du:dateUtc="2026-08-03T21:12:00Z">
        <w:r>
          <w:t>2</w:t>
        </w:r>
      </w:ins>
      <w:r>
        <w:t xml:space="preserve"> identify the best configuration per target portfolio size; the unfiltered single-pass run is the baseline throughout.</w:t>
      </w:r>
    </w:p>
    <w:p w14:paraId="47A17884" w14:textId="77777777" w:rsidR="00557FAC" w:rsidRDefault="00824C87">
      <w:pPr>
        <w:jc w:val="both"/>
        <w:pPrChange w:id="734" w:author="Revision" w:date="2026-08-03T16:12:00Z" w16du:dateUtc="2026-08-03T21:12:00Z">
          <w:pPr/>
        </w:pPrChange>
      </w:pPr>
      <w:r>
        <w:t xml:space="preserve">Figure </w:t>
      </w:r>
      <w:del w:id="735" w:author="Revision" w:date="2026-08-03T16:12:00Z" w16du:dateUtc="2026-08-03T21:12:00Z">
        <w:r w:rsidR="00E03B58">
          <w:rPr>
            <w:rFonts w:ascii="Arial" w:eastAsia="Arial" w:hAnsi="Arial" w:cs="Arial"/>
          </w:rPr>
          <w:delText>7</w:delText>
        </w:r>
      </w:del>
      <w:ins w:id="736" w:author="Revision" w:date="2026-08-03T16:12:00Z" w16du:dateUtc="2026-08-03T21:12:00Z">
        <w:r>
          <w:t>5</w:t>
        </w:r>
      </w:ins>
      <w:r>
        <w:t xml:space="preserve"> plots mean ROI against initial candidate-pool size for each of the three models. GPT-5.1 (red) produced the highest ROI at every pool size, averaging 47.0% </w:t>
      </w:r>
      <w:del w:id="737" w:author="Revision" w:date="2026-08-03T16:12:00Z" w16du:dateUtc="2026-08-03T21:12:00Z">
        <w:r w:rsidR="00E03B58">
          <w:rPr>
            <w:rFonts w:ascii="Arial" w:eastAsia="Arial" w:hAnsi="Arial" w:cs="Arial"/>
          </w:rPr>
          <w:delText xml:space="preserve">mean ROI </w:delText>
        </w:r>
      </w:del>
      <w:r>
        <w:t xml:space="preserve">across </w:t>
      </w:r>
      <w:ins w:id="738" w:author="Revision" w:date="2026-08-03T16:12:00Z" w16du:dateUtc="2026-08-03T21:12:00Z">
        <w:r>
          <w:t xml:space="preserve">all its runs — equivalently, an unweighted 46.5% across its ten per-configuration means, or 47.5% across the eight fixed-pool </w:t>
        </w:r>
      </w:ins>
      <w:r>
        <w:t xml:space="preserve">configurations </w:t>
      </w:r>
      <w:ins w:id="739" w:author="Revision" w:date="2026-08-03T16:12:00Z" w16du:dateUtc="2026-08-03T21:12:00Z">
        <w:r>
          <w:t xml:space="preserve">(Table 1) — </w:t>
        </w:r>
      </w:ins>
      <w:r>
        <w:t>versus</w:t>
      </w:r>
      <w:ins w:id="740" w:author="Revision" w:date="2026-08-03T16:12:00Z" w16du:dateUtc="2026-08-03T21:12:00Z">
        <w:r>
          <w:t xml:space="preserve"> run-level means of</w:t>
        </w:r>
      </w:ins>
      <w:r>
        <w:t xml:space="preserve"> 35.0% for GPT-4o and 32.7% for GPT-4o-mini, a gap of roughly 12 to 14 percentage points that holds across pool sizes. The shape of the curve, however, differs by model: GPT-5.1 traces a pronounced inverted-U peaking at 10–20 candidates; GPT-4o peaks modestly at ten, with its five-candidate pool outperforming its twenty; and GPT-4o-mini declines monotonically from a five-candidate maximum. What all three models share is the penalty for oversized pools — every model deteriorates at thirty candidates. This pattern suggests that the optimal pool size scales with model capability: a stronger model can fill a larger candidate request with conviction, while weaker models do best when asked for only as many names as they can justify. Raw model capability sets the overall return level, and the pipeline configuration determines how much of that level is realized.</w:t>
      </w:r>
    </w:p>
    <w:p w14:paraId="189930A7" w14:textId="77777777" w:rsidR="00557FAC" w:rsidRDefault="00824C87">
      <w:pPr>
        <w:jc w:val="both"/>
        <w:pPrChange w:id="741" w:author="Revision" w:date="2026-08-03T16:12:00Z" w16du:dateUtc="2026-08-03T21:12:00Z">
          <w:pPr/>
        </w:pPrChange>
      </w:pPr>
      <w:r>
        <w:t>The same data indicate how the best configuration shifts with the desired portfolio size (Table 1). For a concentrated three-stock portfolio, 10→3 is best (54.1%), beating the unfiltered baseline in 74.1% of matched windows and outperforming the more selective 5→3 (42.2%). For a five-stock portfolio, 10→5 leads (56.2%, beating the baseline 77.8% of the time), ahead of 20→5 (50.4%, 74.1%). For a ten-stock portfolio, 20→10 is both the best option and the single highest-returning configuration in the study (60.6%), beating the baseline in 81.5% of matched windows. A consistent pattern emerges: the best Stage One pool is roughly twice the target portfolio size (</w:t>
      </w:r>
      <w:ins w:id="742" w:author="Revision" w:date="2026-08-03T16:12:00Z" w16du:dateUtc="2026-08-03T21:12:00Z">
        <w:r>
          <w:t xml:space="preserve">consistent with </w:t>
        </w:r>
      </w:ins>
      <w:r>
        <w:t xml:space="preserve">the 2× </w:t>
      </w:r>
      <w:del w:id="743" w:author="Revision" w:date="2026-08-03T16:12:00Z" w16du:dateUtc="2026-08-03T21:12:00Z">
        <w:r w:rsidR="00E03B58">
          <w:rPr>
            <w:rFonts w:ascii="Arial" w:eastAsia="Arial" w:hAnsi="Arial" w:cs="Arial"/>
          </w:rPr>
          <w:delText>rule</w:delText>
        </w:r>
      </w:del>
      <w:ins w:id="744" w:author="Revision" w:date="2026-08-03T16:12:00Z" w16du:dateUtc="2026-08-03T21:12:00Z">
        <w:r>
          <w:t>hypothesis</w:t>
        </w:r>
      </w:ins>
      <w:r>
        <w:t xml:space="preserve">). The over-filtered methods identified </w:t>
      </w:r>
      <w:del w:id="745" w:author="Revision" w:date="2026-08-03T16:12:00Z" w16du:dateUtc="2026-08-03T21:12:00Z">
        <w:r w:rsidR="00E03B58">
          <w:rPr>
            <w:rFonts w:ascii="Arial" w:eastAsia="Arial" w:hAnsi="Arial" w:cs="Arial"/>
          </w:rPr>
          <w:delText>in Figure 3</w:delText>
        </w:r>
      </w:del>
      <w:ins w:id="746" w:author="Revision" w:date="2026-08-03T16:12:00Z" w16du:dateUtc="2026-08-03T21:12:00Z">
        <w:r>
          <w:t>above</w:t>
        </w:r>
      </w:ins>
      <w:r>
        <w:t xml:space="preserve"> are dominated at every portfolio size and are not recommended.</w:t>
      </w:r>
    </w:p>
    <w:p w14:paraId="5BAE3A88" w14:textId="77777777" w:rsidR="0095515F" w:rsidRDefault="00E03B58">
      <w:pPr>
        <w:jc w:val="both"/>
        <w:rPr>
          <w:ins w:id="747" w:author="Revision" w:date="2026-08-03T16:12:00Z" w16du:dateUtc="2026-08-03T21:12:00Z"/>
        </w:rPr>
      </w:pPr>
      <w:del w:id="748" w:author="Revision" w:date="2026-08-03T16:12:00Z" w16du:dateUtc="2026-08-03T21:12:00Z">
        <w:r>
          <w:rPr>
            <w:rFonts w:ascii="Arial" w:eastAsia="Arial" w:hAnsi="Arial" w:cs="Arial"/>
          </w:rPr>
          <w:delText>The reason this pattern holds is the same factor</w:delText>
        </w:r>
      </w:del>
      <w:ins w:id="749" w:author="Revision" w:date="2026-08-03T16:12:00Z" w16du:dateUtc="2026-08-03T21:12:00Z">
        <w:r w:rsidR="0095515F">
          <w:t>One further ablation, before turning to why this pattern holds, asks whether the report stage contributes company-specific content or merely more structured text. Shuffling reports across tickers, so each candidate is validated against another company’s financials, produced the largest and only unambiguous degradation: 9.3 percentage points below the full pipeline, losing nine of nine windows (Wilcoxon p = 0.004). The report-validation stage therefore carries genuine company-specific signal.</w:t>
        </w:r>
      </w:ins>
    </w:p>
    <w:p w14:paraId="4DB45599" w14:textId="5FAB6E13"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ins w:id="750" w:author="Revision" w:date="2026-08-03T16:12:00Z" w16du:dateUtc="2026-08-03T21:12:00Z">
        <w:r>
          <w:t>The configuration-by-target-size pattern above holds for the same reason</w:t>
        </w:r>
      </w:ins>
      <w:r>
        <w:t xml:space="preserve"> identified in the baseline comparison: a Stage One pool of about twice the target size gives the model enough candidates to rank without overwhelming the validation stage. The desired number of holdings thus selects which moderate configuration to use, but it is the moderate regime itself — a mid-sized pool gently narrowed — that produces the return advantage, not the specific label.</w:t>
      </w:r>
    </w:p>
    <w:p w14:paraId="1A44BBD5" w14:textId="2C1222B1" w:rsidR="00557FAC" w:rsidRDefault="00824C87">
      <w:pPr>
        <w:pStyle w:val="Heading2"/>
        <w:keepNext/>
      </w:pPr>
      <w:r>
        <w:t>Sector Allocation and Realized Returns</w:t>
      </w:r>
    </w:p>
    <w:p w14:paraId="45089D8E" w14:textId="77777777" w:rsidR="00253A83" w:rsidRDefault="00E03B58">
      <w:pPr>
        <w:keepNext/>
        <w:jc w:val="center"/>
        <w:rPr>
          <w:del w:id="751" w:author="Revision" w:date="2026-08-03T16:12:00Z" w16du:dateUtc="2026-08-03T21:12:00Z"/>
        </w:rPr>
      </w:pPr>
      <w:del w:id="752" w:author="Revision" w:date="2026-08-03T16:12:00Z" w16du:dateUtc="2026-08-03T21:12:00Z">
        <w:r>
          <w:rPr>
            <w:noProof/>
          </w:rPr>
          <w:drawing>
            <wp:inline distT="0" distB="0" distL="114300" distR="114300" wp14:anchorId="4B384EF6" wp14:editId="4A3A234F">
              <wp:extent cx="6400800" cy="3622941"/>
              <wp:effectExtent l="0" t="0" r="0" b="0"/>
              <wp:docPr id="39429523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6400800" cy="3622941"/>
                      </a:xfrm>
                      <a:prstGeom prst="rect">
                        <a:avLst/>
                      </a:prstGeom>
                      <a:ln/>
                    </pic:spPr>
                  </pic:pic>
                </a:graphicData>
              </a:graphic>
            </wp:inline>
          </w:drawing>
        </w:r>
      </w:del>
    </w:p>
    <w:p w14:paraId="59E68769" w14:textId="77777777" w:rsidR="00557FAC" w:rsidRDefault="00824C87">
      <w:pPr>
        <w:keepNext/>
        <w:jc w:val="center"/>
        <w:rPr>
          <w:ins w:id="753" w:author="Revision" w:date="2026-08-03T16:12:00Z" w16du:dateUtc="2026-08-03T21:12:00Z"/>
        </w:rPr>
      </w:pPr>
      <w:ins w:id="754" w:author="Revision" w:date="2026-08-03T16:12:00Z" w16du:dateUtc="2026-08-03T21:12:00Z">
        <w:r>
          <w:rPr>
            <w:noProof/>
          </w:rPr>
          <w:drawing>
            <wp:inline distT="0" distB="0" distL="114300" distR="114300" wp14:anchorId="598FD9D0" wp14:editId="7EA3EA82">
              <wp:extent cx="5120640" cy="2898352"/>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120640" cy="2898352"/>
                      </a:xfrm>
                      <a:prstGeom prst="rect">
                        <a:avLst/>
                      </a:prstGeom>
                      <a:ln/>
                    </pic:spPr>
                  </pic:pic>
                </a:graphicData>
              </a:graphic>
            </wp:inline>
          </w:drawing>
        </w:r>
      </w:ins>
    </w:p>
    <w:p w14:paraId="7BE5A759" w14:textId="77777777" w:rsidR="00557FAC" w:rsidRDefault="00824C87">
      <w:pPr>
        <w:pStyle w:val="Heading3"/>
        <w:keepNext/>
        <w:keepLines/>
        <w:sectPr w:rsidR="00557FAC">
          <w:type w:val="continuous"/>
          <w:pgSz w:w="12240" w:h="15840"/>
          <w:pgMar w:top="1080" w:right="1080" w:bottom="1080" w:left="1080" w:header="708" w:footer="708" w:gutter="0"/>
          <w:cols w:space="720"/>
        </w:sectPr>
        <w:pPrChange w:id="755" w:author="Revision" w:date="2026-08-03T16:12:00Z" w16du:dateUtc="2026-08-03T21:12:00Z">
          <w:pPr>
            <w:pStyle w:val="Heading3"/>
          </w:pPr>
        </w:pPrChange>
      </w:pPr>
      <w:r>
        <w:t xml:space="preserve">Figure </w:t>
      </w:r>
      <w:del w:id="756" w:author="Revision" w:date="2026-08-03T16:12:00Z" w16du:dateUtc="2026-08-03T21:12:00Z">
        <w:r w:rsidR="00E03B58">
          <w:rPr>
            <w:rFonts w:ascii="Arial" w:eastAsia="Arial" w:hAnsi="Arial" w:cs="Arial"/>
          </w:rPr>
          <w:delText>8 -</w:delText>
        </w:r>
      </w:del>
      <w:ins w:id="757" w:author="Revision" w:date="2026-08-03T16:12:00Z" w16du:dateUtc="2026-08-03T21:12:00Z">
        <w:r>
          <w:t>6.</w:t>
        </w:r>
      </w:ins>
      <w:r>
        <w:t xml:space="preserve"> GPT-5.1 sector allocation versus realized ROI share. For each sector, the left marker is its share of recommended portfolio weight and the right marker its share of total realized ROI.</w:t>
      </w:r>
    </w:p>
    <w:p w14:paraId="34520A3A" w14:textId="77777777" w:rsidR="00557FAC" w:rsidRDefault="00824C87">
      <w:pPr>
        <w:jc w:val="both"/>
        <w:rPr>
          <w:rFonts w:ascii="Arial" w:hAnsi="Arial"/>
          <w:rPrChange w:id="758" w:author="Revision" w:date="2026-08-03T16:12:00Z" w16du:dateUtc="2026-08-03T21:12:00Z">
            <w:rPr/>
          </w:rPrChange>
        </w:rPr>
        <w:pPrChange w:id="759" w:author="Revision" w:date="2026-08-03T16:12:00Z" w16du:dateUtc="2026-08-03T21:12:00Z">
          <w:pPr/>
        </w:pPrChange>
      </w:pPr>
      <w:r>
        <w:t>Beyond aggregate returns, the sector composition of GPT-5.</w:t>
      </w:r>
      <w:del w:id="760" w:author="Revision" w:date="2026-08-03T16:12:00Z" w16du:dateUtc="2026-08-03T21:12:00Z">
        <w:r w:rsidR="00E03B58">
          <w:rPr>
            <w:rFonts w:ascii="Arial" w:eastAsia="Arial" w:hAnsi="Arial" w:cs="Arial"/>
          </w:rPr>
          <w:delText>1's</w:delText>
        </w:r>
      </w:del>
      <w:ins w:id="761" w:author="Revision" w:date="2026-08-03T16:12:00Z" w16du:dateUtc="2026-08-03T21:12:00Z">
        <w:r>
          <w:t>1’s</w:t>
        </w:r>
      </w:ins>
      <w:r>
        <w:t xml:space="preserve"> portfolios shows where its performance originated. Figure </w:t>
      </w:r>
      <w:del w:id="762" w:author="Revision" w:date="2026-08-03T16:12:00Z" w16du:dateUtc="2026-08-03T21:12:00Z">
        <w:r w:rsidR="00E03B58">
          <w:rPr>
            <w:rFonts w:ascii="Arial" w:eastAsia="Arial" w:hAnsi="Arial" w:cs="Arial"/>
          </w:rPr>
          <w:delText>8</w:delText>
        </w:r>
      </w:del>
      <w:ins w:id="763" w:author="Revision" w:date="2026-08-03T16:12:00Z" w16du:dateUtc="2026-08-03T21:12:00Z">
        <w:r>
          <w:t>6</w:t>
        </w:r>
      </w:ins>
      <w:r>
        <w:t xml:space="preserve"> compares each </w:t>
      </w:r>
      <w:del w:id="764" w:author="Revision" w:date="2026-08-03T16:12:00Z" w16du:dateUtc="2026-08-03T21:12:00Z">
        <w:r w:rsidR="00E03B58">
          <w:rPr>
            <w:rFonts w:ascii="Arial" w:eastAsia="Arial" w:hAnsi="Arial" w:cs="Arial"/>
          </w:rPr>
          <w:delText>sector's</w:delText>
        </w:r>
      </w:del>
      <w:ins w:id="765" w:author="Revision" w:date="2026-08-03T16:12:00Z" w16du:dateUtc="2026-08-03T21:12:00Z">
        <w:r>
          <w:t>sector’s</w:t>
        </w:r>
      </w:ins>
      <w:r>
        <w:t xml:space="preserve"> share of the recommended portfolio weight with its share of the realized return. GPT-5.1 allocated the largest share of capital to Mega-Cap Technology (46.9% of weight), yet that sector delivered only 35.5% of realized ROI; Semiconductors, at 26.8% of weight, contributed 54.2% of the realized return — roughly twice their allocation — making them the dominant source of performance. Networking/Infrastructure (8.9% of weight, 6.4% of ROI) and Enterprise SaaS (2.4%, 2.1%) contributed broadly in line with their weights, while a 14.9% allocation to unclassified holdings produced just 1.8% of the realized return. These results indicate that the </w:t>
      </w:r>
      <w:del w:id="766" w:author="Revision" w:date="2026-08-03T16:12:00Z" w16du:dateUtc="2026-08-03T21:12:00Z">
        <w:r w:rsidR="00E03B58">
          <w:rPr>
            <w:rFonts w:ascii="Arial" w:eastAsia="Arial" w:hAnsi="Arial" w:cs="Arial"/>
          </w:rPr>
          <w:delText>framework's</w:delText>
        </w:r>
      </w:del>
      <w:ins w:id="767" w:author="Revision" w:date="2026-08-03T16:12:00Z" w16du:dateUtc="2026-08-03T21:12:00Z">
        <w:r>
          <w:t>framework’s</w:t>
        </w:r>
      </w:ins>
      <w:r>
        <w:t xml:space="preserve"> returns were driven disproportionately by semiconductor selections, and that allocation share alone understates where performance actually originated.</w:t>
      </w:r>
      <w:ins w:id="768" w:author="Revision" w:date="2026-08-03T16:12:00Z" w16du:dateUtc="2026-08-03T21:12:00Z">
        <w:r>
          <w:t xml:space="preserve"> A sector’s share of realized return is computed as the sum, across that sector’s holdings, of each position’s initial weight times its window return, divided by the portfolio’s total return, with both quantities pooled (summed) across runs (equivalently, averaged, since the per-run count cancels); because individual contributions can be negative, a sector’s return share can exceed or fall below its weight share, and the shares sum to 100% by construction.</w:t>
        </w:r>
      </w:ins>
    </w:p>
    <w:p w14:paraId="4A5F2784" w14:textId="77777777" w:rsidR="00557FAC" w:rsidRDefault="00824C87">
      <w:pPr>
        <w:pStyle w:val="Heading2"/>
        <w:keepNext/>
        <w:keepLines/>
        <w:rPr>
          <w:ins w:id="769" w:author="Revision" w:date="2026-08-03T16:12:00Z" w16du:dateUtc="2026-08-03T21:12:00Z"/>
        </w:rPr>
      </w:pPr>
      <w:ins w:id="770" w:author="Revision" w:date="2026-08-03T16:12:00Z" w16du:dateUtc="2026-08-03T21:12:00Z">
        <w:r>
          <w:t>Benchmark Robustness, Ablations, and Weighting</w:t>
        </w:r>
      </w:ins>
    </w:p>
    <w:p w14:paraId="3F7BC1A1" w14:textId="77777777" w:rsidR="00557FAC" w:rsidRDefault="00824C87">
      <w:pPr>
        <w:jc w:val="both"/>
        <w:rPr>
          <w:ins w:id="771" w:author="Revision" w:date="2026-08-03T16:12:00Z" w16du:dateUtc="2026-08-03T21:12:00Z"/>
        </w:rPr>
      </w:pPr>
      <w:ins w:id="772" w:author="Revision" w:date="2026-08-03T16:12:00Z" w16du:dateUtc="2026-08-03T21:12:00Z">
        <w:r>
          <w:t>The S&amp;P 500 comparison overstates selection skill, because the eligible universe is concentrated in technology and semiconductor names that outran the broad market over the study period. Against progressively harder benchmarks, GPT-5.1’s pooled beat rate falls from 96.5% (S&amp;P 500) to 94.3% (S&amp;P 500 Information Technology, XLK), then to 39.6% against an equal-weighted portfolio of the eligible universe itself and 32.2% against a pure-semiconductor index (SMH), the hardest comparison because semiconductors led the sector over the study period. The filtering effect, however, survives these harder comparisons: 20→10 outperforms the equal-weighted universe in 81.4% of runs and SMH in 68.3%, and 10→5 in 64.8% and 60.0% respectively, while the unfiltered baseline does so in only 18.5% and 6.7%. All comparisons in this subsection are pooled across the full run set.</w:t>
        </w:r>
      </w:ins>
    </w:p>
    <w:p w14:paraId="5029F302" w14:textId="77777777" w:rsidR="00557FAC" w:rsidRDefault="00824C87">
      <w:pPr>
        <w:jc w:val="both"/>
        <w:rPr>
          <w:ins w:id="773" w:author="Revision" w:date="2026-08-03T16:12:00Z" w16du:dateUtc="2026-08-03T21:12:00Z"/>
        </w:rPr>
      </w:pPr>
      <w:ins w:id="774" w:author="Revision" w:date="2026-08-03T16:12:00Z" w16du:dateUtc="2026-08-03T21:12:00Z">
        <w:r>
          <w:t>The eligible comparison set is a fixed list of 29 large-capitalization technology and semiconductor companies (Supplementary Information), used only for the unfiltered baseline and as the draw pool for the equal-weighted and random benchmarks; the filtered configurations never see it, nominating candidates freely from screened news. Every constituent was continuously listed across the full evaluation span, so none was acquired or delisted and the benchmark needs no point-in-time reconstruction. The residual exposure is omission: companies large at the earliest window starts but no longer qualifying would not appear. The set does retain constituents whose prices declined materially, so it is not a selection of winners only, but this bounds the benchmark rather than the pipeline.</w:t>
        </w:r>
      </w:ins>
    </w:p>
    <w:p w14:paraId="09C00CB1" w14:textId="77777777" w:rsidR="00557FAC" w:rsidRDefault="00824C87">
      <w:pPr>
        <w:jc w:val="both"/>
        <w:rPr>
          <w:ins w:id="775" w:author="Revision" w:date="2026-08-03T16:12:00Z" w16du:dateUtc="2026-08-03T21:12:00Z"/>
        </w:rPr>
      </w:pPr>
      <w:ins w:id="776" w:author="Revision" w:date="2026-08-03T16:12:00Z" w16du:dateUtc="2026-08-03T21:12:00Z">
        <w:r>
          <w:t>Random portfolios drawn from the eligible universe, matched to each portfolio’s holding count and equal-weighted, provide a direct test of selection skill: relative to 4,000 such draws per run, the median GPT-5.1 portfolio under 20→10 sits at the 75th percentile and under 10→5 at the 69th, whereas the unfiltered baseline sits at the 40th percentile and the aggressive 30-pool configurations near the 17th–21st. Moderate two-stage filtering is thus the difference between below-random and above-random selection within the sector.</w:t>
        </w:r>
      </w:ins>
    </w:p>
    <w:p w14:paraId="27B3958E" w14:textId="77777777" w:rsidR="00557FAC" w:rsidRDefault="00824C87">
      <w:pPr>
        <w:jc w:val="both"/>
        <w:rPr>
          <w:ins w:id="777" w:author="Revision" w:date="2026-08-03T16:12:00Z" w16du:dateUtc="2026-08-03T21:12:00Z"/>
        </w:rPr>
      </w:pPr>
      <w:ins w:id="778" w:author="Revision" w:date="2026-08-03T16:12:00Z" w16du:dateUtc="2026-08-03T21:12:00Z">
        <w:r>
          <w:t>Two ablations probe the robustness of the effect. Removing the single largest return contributor from every portfolio lowers GPT-5.1’s 20→10 mean ROI from 60.6% to 52.5% and the unfiltered baseline from 45.7% to 39.4%, so the matched filtering edge narrows only modestly, from about +14.9 to +13.1 percentage points; excluding all semiconductor holdings (with weights renormalized) leaves a smaller edge of +3.0 points. The filtering advantage therefore does not rest on any single position—it survives removing each portfolio’s best contributor largely intact—but it operates substantially through semiconductor selection: once the semiconductor sector as a whole is excluded, the matched edge, while still positive, is modest.</w:t>
        </w:r>
      </w:ins>
    </w:p>
    <w:p w14:paraId="2F7D255B" w14:textId="77777777" w:rsidR="00557FAC" w:rsidRDefault="00824C87">
      <w:pPr>
        <w:jc w:val="both"/>
        <w:rPr>
          <w:ins w:id="779" w:author="Revision" w:date="2026-08-03T16:12:00Z" w16du:dateUtc="2026-08-03T21:12:00Z"/>
        </w:rPr>
      </w:pPr>
      <w:ins w:id="780" w:author="Revision" w:date="2026-08-03T16:12:00Z" w16du:dateUtc="2026-08-03T21:12:00Z">
        <w:r>
          <w:t>Finally, re-scoring every portfolio at equal weights isolates stock selection from allocation weighting: GPT-5.1’s model-assigned weights cost 4.6 percentage points of mean ROI relative to equal-weighting the same picks (Wilcoxon p &lt; 0.0001; GPT-4o −1.2, GPT-4o-mini ≈ 0). The models’ selection adds value; their position sizing subtracts from it. Sector-index returns, random-portfolio percentiles, ablation tables, and per-configuration risk metrics (annualized volatility, maximum drawdown, Sharpe, Sortino) are provided in the Supplementary Information.</w:t>
        </w:r>
      </w:ins>
    </w:p>
    <w:p w14:paraId="6F0ED372" w14:textId="77777777" w:rsidR="00557FAC" w:rsidRDefault="00824C87">
      <w:pPr>
        <w:jc w:val="both"/>
        <w:rPr>
          <w:ins w:id="781" w:author="Revision" w:date="2026-08-03T16:12:00Z" w16du:dateUtc="2026-08-03T21:12:00Z"/>
        </w:rPr>
      </w:pPr>
      <w:ins w:id="782" w:author="Revision" w:date="2026-08-03T16:12:00Z" w16du:dateUtc="2026-08-03T21:12:00Z">
        <w:r>
          <w:t>Risk-adjusted performance moves in the same direction as raw return. For GPT-5.1, the best configuration (20→10) earns a median Sharpe ratio of 1.70 and Sortino of 2.66, against 1.34 and 2.04 for the unfiltered baseline and 0.98 for the S&amp;P 500 over the same windows; the weakest configuration (30→5) falls to 1.30. Annualized volatility is similar across configurations (about 22–28%) and maximum drawdowns cluster between −22% and −24%, so the return gains from moderate filtering are not obtained by taking proportionally more risk. Full volatility, drawdown, and risk-adjusted statistics for every configuration and model are reported in the Supplementary Information.</w:t>
        </w:r>
      </w:ins>
    </w:p>
    <w:p w14:paraId="26D2AFE1" w14:textId="77777777" w:rsidR="00557FAC" w:rsidRDefault="00824C87">
      <w:pPr>
        <w:pStyle w:val="Heading1"/>
        <w:keepNext/>
        <w:keepLines/>
        <w:pPrChange w:id="783" w:author="Revision" w:date="2026-08-03T16:12:00Z" w16du:dateUtc="2026-08-03T21:12:00Z">
          <w:pPr>
            <w:pStyle w:val="Heading1"/>
          </w:pPr>
        </w:pPrChange>
      </w:pPr>
      <w:r>
        <w:t>Discussion</w:t>
      </w:r>
    </w:p>
    <w:p w14:paraId="7BB22121" w14:textId="77777777" w:rsidR="00557FAC" w:rsidRDefault="00824C87">
      <w:pPr>
        <w:pStyle w:val="Heading2"/>
        <w:keepNext/>
        <w:keepLines/>
        <w:pPrChange w:id="784" w:author="Revision" w:date="2026-08-03T16:12:00Z" w16du:dateUtc="2026-08-03T21:12:00Z">
          <w:pPr>
            <w:pStyle w:val="Heading2"/>
          </w:pPr>
        </w:pPrChange>
      </w:pPr>
      <w:r>
        <w:t>Implications and Significance</w:t>
      </w:r>
    </w:p>
    <w:p w14:paraId="7BADD962" w14:textId="77777777" w:rsidR="00557FAC" w:rsidRDefault="00824C87">
      <w:pPr>
        <w:spacing w:before="40" w:after="40"/>
        <w:jc w:val="both"/>
      </w:pPr>
      <w:r>
        <w:t>The results point to a single, transferable lesson: how the information given to a language model is structured is itself a determinant of investment performance, separate from the choice of model. Presenting the model with a moderate shortlist and asking it to narrow that shortlist — rather than letting it select from an unstructured prompt or forcing it to discard most of an oversized pool — consistently produced the strongest and most reliable returns. Because this gain comes from the design of the pipeline rather than from a larger or newer model, it is available to any practitioner at essentially no additional cost.</w:t>
      </w:r>
      <w:ins w:id="785" w:author="Revision" w:date="2026-08-03T16:12:00Z" w16du:dateUtc="2026-08-03T21:12:00Z">
        <w:r>
          <w:t xml:space="preserve"> A component ablation points the same way, though not all of it reaches significance: holding the documents fixed, a single-pass prompt with the same or more material does not outperform the staged pipeline, and shuffling the financial reports degrades it most — the one difference in the ablation that is unambiguous — indicating that the report-validation stage in particular carries signal.</w:t>
        </w:r>
      </w:ins>
    </w:p>
    <w:p w14:paraId="5779821B" w14:textId="77777777" w:rsidR="00557FAC" w:rsidRDefault="00824C87">
      <w:pPr>
        <w:spacing w:before="40" w:after="40"/>
        <w:jc w:val="both"/>
      </w:pPr>
      <w:r>
        <w:t xml:space="preserve">The mechanism behind the effect is the size of the first-stage candidate pool. For GPT-5.1, returns rise and then fall as that pool grows: too few candidates leave the model with too little to choose from, while too many force it to nominate companies beyond those it can justify, filling the candidate list with weak selections that remain in the final portfolio. The practical guideline that follows is simple for frontier-class models — begin from a pool of roughly ten to twenty candidates and narrow it by </w:t>
      </w:r>
      <w:del w:id="786" w:author="Revision" w:date="2026-08-03T16:12:00Z" w16du:dateUtc="2026-08-03T21:12:00Z">
        <w:r w:rsidR="00E03B58">
          <w:rPr>
            <w:rFonts w:ascii="Arial" w:eastAsia="Arial" w:hAnsi="Arial" w:cs="Arial"/>
          </w:rPr>
          <w:delText>about two to one</w:delText>
        </w:r>
      </w:del>
      <w:ins w:id="787" w:author="Revision" w:date="2026-08-03T16:12:00Z" w16du:dateUtc="2026-08-03T21:12:00Z">
        <w:r>
          <w:t>roughly half</w:t>
        </w:r>
      </w:ins>
      <w:r>
        <w:t xml:space="preserve">; the weaker models tested peaked at smaller pools, suggesting that the optimal request scales with model capability. The reduction ratio matters mainly through how aggressively it cuts a given pool, and the final portfolio size can then be chosen to match an </w:t>
      </w:r>
      <w:del w:id="788" w:author="Revision" w:date="2026-08-03T16:12:00Z" w16du:dateUtc="2026-08-03T21:12:00Z">
        <w:r w:rsidR="00E03B58">
          <w:rPr>
            <w:rFonts w:ascii="Arial" w:eastAsia="Arial" w:hAnsi="Arial" w:cs="Arial"/>
          </w:rPr>
          <w:delText>investor's</w:delText>
        </w:r>
      </w:del>
      <w:ins w:id="789" w:author="Revision" w:date="2026-08-03T16:12:00Z" w16du:dateUtc="2026-08-03T21:12:00Z">
        <w:r>
          <w:t>investor’s</w:t>
        </w:r>
      </w:ins>
      <w:r>
        <w:t xml:space="preserve"> diversification preference without sacrificing the structural advantage</w:t>
      </w:r>
      <w:ins w:id="790" w:author="Revision" w:date="2026-08-03T16:12:00Z" w16du:dateUtc="2026-08-03T21:12:00Z">
        <w:r>
          <w:t>. We present this padding account as a hypothesis consistent with the observed pattern rather than a directly measured mechanism; a candidate-overlap and Stage-One-rank-versus-realized-return analysis to test it directly is left to future work</w:t>
        </w:r>
      </w:ins>
      <w:r>
        <w:t>.</w:t>
      </w:r>
    </w:p>
    <w:p w14:paraId="6B81293C" w14:textId="77777777" w:rsidR="00557FAC" w:rsidRDefault="00824C87">
      <w:pPr>
        <w:spacing w:before="40" w:after="40"/>
        <w:jc w:val="both"/>
      </w:pPr>
      <w:r>
        <w:t>These findings also clarify what the framework does and does not establish. Because the unfiltered baseline already beat the market benchmark, the contribution specific to the two-stage design is its consistent improvement over that baseline under matched conditions, not the market outperformance itself. More broadly, the study suggests that for LLM-driven decision systems, deliberate information design is an inexpensive and model-agnostic complement to advances in model scale.</w:t>
      </w:r>
    </w:p>
    <w:p w14:paraId="5517E46C" w14:textId="77777777" w:rsidR="00557FAC" w:rsidRDefault="00824C87">
      <w:pPr>
        <w:pStyle w:val="Heading2"/>
        <w:keepNext/>
        <w:keepLines/>
        <w:pPrChange w:id="791" w:author="Revision" w:date="2026-08-03T16:12:00Z" w16du:dateUtc="2026-08-03T21:12:00Z">
          <w:pPr>
            <w:pStyle w:val="Heading2"/>
          </w:pPr>
        </w:pPrChange>
      </w:pPr>
      <w:r>
        <w:t>Limitations and Future Work</w:t>
      </w:r>
    </w:p>
    <w:p w14:paraId="10A2E65E" w14:textId="77777777" w:rsidR="00557FAC" w:rsidRDefault="00824C87">
      <w:pPr>
        <w:spacing w:after="100"/>
        <w:jc w:val="both"/>
        <w:pPrChange w:id="792" w:author="Revision" w:date="2026-08-03T16:12:00Z" w16du:dateUtc="2026-08-03T21:12:00Z">
          <w:pPr>
            <w:spacing w:after="100"/>
          </w:pPr>
        </w:pPrChange>
      </w:pPr>
      <w:r>
        <w:t xml:space="preserve">Several limitations bound the scope of these findings. All portfolios are long-only and buy-and-hold, and returns are computed without transaction costs, taxes, or slippage, which would modestly reduce realized performance. The investment universe is </w:t>
      </w:r>
      <w:del w:id="793" w:author="Revision" w:date="2026-08-03T16:12:00Z" w16du:dateUtc="2026-08-03T21:12:00Z">
        <w:r w:rsidR="00E03B58">
          <w:rPr>
            <w:rFonts w:ascii="Arial" w:eastAsia="Arial" w:hAnsi="Arial" w:cs="Arial"/>
          </w:rPr>
          <w:delText>restricted</w:delText>
        </w:r>
      </w:del>
      <w:ins w:id="794" w:author="Revision" w:date="2026-08-03T16:12:00Z" w16du:dateUtc="2026-08-03T21:12:00Z">
        <w:r>
          <w:t>confined</w:t>
        </w:r>
      </w:ins>
      <w:r>
        <w:t xml:space="preserve"> to </w:t>
      </w:r>
      <w:del w:id="795" w:author="Revision" w:date="2026-08-03T16:12:00Z" w16du:dateUtc="2026-08-03T21:12:00Z">
        <w:r w:rsidR="00E03B58">
          <w:rPr>
            <w:rFonts w:ascii="Arial" w:eastAsia="Arial" w:hAnsi="Arial" w:cs="Arial"/>
          </w:rPr>
          <w:delText>a fixed set of</w:delText>
        </w:r>
      </w:del>
      <w:ins w:id="796" w:author="Revision" w:date="2026-08-03T16:12:00Z" w16du:dateUtc="2026-08-03T21:12:00Z">
        <w:r>
          <w:t>the</w:t>
        </w:r>
      </w:ins>
      <w:r>
        <w:t xml:space="preserve"> large-capitalization technology and semiconductor </w:t>
      </w:r>
      <w:del w:id="797" w:author="Revision" w:date="2026-08-03T16:12:00Z" w16du:dateUtc="2026-08-03T21:12:00Z">
        <w:r w:rsidR="00E03B58">
          <w:rPr>
            <w:rFonts w:ascii="Arial" w:eastAsia="Arial" w:hAnsi="Arial" w:cs="Arial"/>
          </w:rPr>
          <w:delText>equities</w:delText>
        </w:r>
      </w:del>
      <w:ins w:id="798" w:author="Revision" w:date="2026-08-03T16:12:00Z" w16du:dateUtc="2026-08-03T21:12:00Z">
        <w:r>
          <w:t>sector</w:t>
        </w:r>
      </w:ins>
      <w:r>
        <w:t>, so the sector-contribution results in particular may not generalize to broader markets. Because GPT-5.</w:t>
      </w:r>
      <w:del w:id="799" w:author="Revision" w:date="2026-08-03T16:12:00Z" w16du:dateUtc="2026-08-03T21:12:00Z">
        <w:r w:rsidR="00E03B58">
          <w:rPr>
            <w:rFonts w:ascii="Arial" w:eastAsia="Arial" w:hAnsi="Arial" w:cs="Arial"/>
          </w:rPr>
          <w:delText>1's</w:delText>
        </w:r>
      </w:del>
      <w:ins w:id="800" w:author="Revision" w:date="2026-08-03T16:12:00Z" w16du:dateUtc="2026-08-03T21:12:00Z">
        <w:r>
          <w:t>1’s</w:t>
        </w:r>
      </w:ins>
      <w:r>
        <w:t xml:space="preserve"> evaluation windows are constrained to begin after its training cutoff, its results rest on fewer rolling windows (October 2024 onward) than the older models, and all windows fall within a broadly rising market; performance in a sustained downturn is therefore untested. </w:t>
      </w:r>
      <w:del w:id="801" w:author="Revision" w:date="2026-08-03T16:12:00Z" w16du:dateUtc="2026-08-03T21:12:00Z">
        <w:r w:rsidR="00E03B58">
          <w:rPr>
            <w:rFonts w:ascii="Arial" w:eastAsia="Arial" w:hAnsi="Arial" w:cs="Arial"/>
          </w:rPr>
          <w:delText>Finally, the analysis reports raw and benchmark-relative returns together with the coefficient of variation, but does not compute risk-adjusted measures such as the Sharpe or Sortino ratio or maximum drawdown, because the per-portfolio daily return series required for them were not retained</w:delText>
        </w:r>
      </w:del>
      <w:ins w:id="802" w:author="Revision" w:date="2026-08-03T16:12:00Z" w16du:dateUtc="2026-08-03T21:12:00Z">
        <w:r>
          <w:t>Because the best configuration (20→10) was identified as the maximum mean ROI across ten configurations evaluated on the same windows used to report it, the headline 60.6% carries a degree of selection inflation; the matched-baseline win rate and its exact confidence interval, which do not depend on selecting the top configuration after the fact, are the more conservative summary. Finally, the financial-report source does not flag restatements or amendments: a restated figure carries the fiscal period end of the original filing, so it is treated as public from that date even though the corrected values appeared later. We therefore cannot rule out that a small number of report values reflect subsequent restatement</w:t>
        </w:r>
      </w:ins>
      <w:r>
        <w:t>.</w:t>
      </w:r>
    </w:p>
    <w:p w14:paraId="546C6389" w14:textId="77777777" w:rsidR="00557FAC" w:rsidRDefault="00824C87">
      <w:pPr>
        <w:jc w:val="both"/>
        <w:sectPr w:rsidR="00557FAC">
          <w:type w:val="continuous"/>
          <w:pgSz w:w="12240" w:h="15840"/>
          <w:pgMar w:top="1080" w:right="1080" w:bottom="1080" w:left="1080" w:header="360" w:footer="360" w:gutter="0"/>
          <w:cols w:num="2" w:space="720" w:equalWidth="0">
            <w:col w:w="4500" w:space="720"/>
            <w:col w:w="4500" w:space="0"/>
          </w:cols>
        </w:sectPr>
        <w:pPrChange w:id="803" w:author="Revision" w:date="2026-08-03T16:12:00Z" w16du:dateUtc="2026-08-03T21:12:00Z">
          <w:pPr/>
        </w:pPrChange>
      </w:pPr>
      <w:r>
        <w:t xml:space="preserve">Future work should address these gaps directly: incorporating transaction-cost and drawdown modeling, extending the universe beyond technology to test sector generalization, evaluating across bear-market windows as longer post-cutoff histories become available, and adding risk-adjusted performance metrics. Live forward-testing — deploying the recommended configuration prospectively rather than on historical windows — would provide the strongest evidence that the </w:t>
      </w:r>
      <w:del w:id="804" w:author="Revision" w:date="2026-08-03T16:12:00Z" w16du:dateUtc="2026-08-03T21:12:00Z">
        <w:r w:rsidR="00E03B58">
          <w:rPr>
            <w:rFonts w:ascii="Arial" w:eastAsia="Arial" w:hAnsi="Arial" w:cs="Arial"/>
          </w:rPr>
          <w:delText>framework's</w:delText>
        </w:r>
      </w:del>
      <w:ins w:id="805" w:author="Revision" w:date="2026-08-03T16:12:00Z" w16du:dateUtc="2026-08-03T21:12:00Z">
        <w:r>
          <w:t>framework’s</w:t>
        </w:r>
      </w:ins>
      <w:r>
        <w:t xml:space="preserve"> advantage over the unfiltered single-pass methodology persists out of sample.</w:t>
      </w:r>
    </w:p>
    <w:p w14:paraId="5D33723C" w14:textId="77777777" w:rsidR="00557FAC" w:rsidRDefault="00824C87">
      <w:pPr>
        <w:pStyle w:val="Heading1"/>
        <w:keepNext/>
        <w:keepLines/>
        <w:pPrChange w:id="806" w:author="Revision" w:date="2026-08-03T16:12:00Z" w16du:dateUtc="2026-08-03T21:12:00Z">
          <w:pPr>
            <w:pStyle w:val="Heading1"/>
          </w:pPr>
        </w:pPrChange>
      </w:pPr>
      <w:r>
        <w:t>Conclusion</w:t>
      </w:r>
    </w:p>
    <w:p w14:paraId="19B23E1E" w14:textId="77777777" w:rsidR="00557FAC" w:rsidRDefault="00824C87">
      <w:pPr>
        <w:spacing w:before="40" w:after="40"/>
        <w:jc w:val="both"/>
      </w:pPr>
      <w:r>
        <w:t xml:space="preserve">This study set out to test whether structuring the information given to a language model could improve long-term stock selection. Across 2,759 portfolio runs, a two-stage pipeline — using news to assemble a candidate shortlist and financial reports to validate it — reliably outperformed both unfiltered single-pass prompting and aggressive over-filtering. The largest gains came from a moderate design: starting from about ten to twenty candidates and narrowing them by roughly half </w:t>
      </w:r>
      <w:del w:id="807" w:author="Revision" w:date="2026-08-03T16:12:00Z" w16du:dateUtc="2026-08-03T21:12:00Z">
        <w:r w:rsidR="00E03B58">
          <w:rPr>
            <w:rFonts w:ascii="Arial" w:eastAsia="Arial" w:hAnsi="Arial" w:cs="Arial"/>
          </w:rPr>
          <w:delText>(the 2× rule)</w:delText>
        </w:r>
      </w:del>
      <w:ins w:id="808" w:author="Revision" w:date="2026-08-03T16:12:00Z" w16du:dateUtc="2026-08-03T21:12:00Z">
        <w:r>
          <w:t>— a ratio we present as a working hypothesis consistent with the tested grid —</w:t>
        </w:r>
      </w:ins>
      <w:r>
        <w:t xml:space="preserve"> added on the order of fifteen percentage points of mean ROI over the unfiltered baseline and beat it in most matched evaluation windows. The central takeaway is that information design is a distinct and inexpensive determinant of performance in LLM-based investing, comparable in importance to the choice of model. Subject to the limitations above, this points toward a broader direction for LLM agents: treating the structure of a </w:t>
      </w:r>
      <w:del w:id="809" w:author="Revision" w:date="2026-08-03T16:12:00Z" w16du:dateUtc="2026-08-03T21:12:00Z">
        <w:r w:rsidR="00E03B58">
          <w:rPr>
            <w:rFonts w:ascii="Arial" w:eastAsia="Arial" w:hAnsi="Arial" w:cs="Arial"/>
          </w:rPr>
          <w:delText>model's</w:delText>
        </w:r>
      </w:del>
      <w:ins w:id="810" w:author="Revision" w:date="2026-08-03T16:12:00Z" w16du:dateUtc="2026-08-03T21:12:00Z">
        <w:r>
          <w:t>model’s</w:t>
        </w:r>
      </w:ins>
      <w:r>
        <w:t xml:space="preserve"> inputs as a first-class design variable rather than an afterthought.</w:t>
      </w:r>
    </w:p>
    <w:p w14:paraId="6605C1F7" w14:textId="77777777" w:rsidR="00557FAC" w:rsidRDefault="00824C87">
      <w:pPr>
        <w:pStyle w:val="Heading1"/>
        <w:keepNext/>
        <w:keepLines/>
        <w:rPr>
          <w:ins w:id="811" w:author="Revision" w:date="2026-08-03T16:12:00Z" w16du:dateUtc="2026-08-03T21:12:00Z"/>
        </w:rPr>
      </w:pPr>
      <w:ins w:id="812" w:author="Revision" w:date="2026-08-03T16:12:00Z" w16du:dateUtc="2026-08-03T21:12:00Z">
        <w:r>
          <w:t>Data and Code Availability</w:t>
        </w:r>
      </w:ins>
    </w:p>
    <w:p w14:paraId="05EEFBFF" w14:textId="77777777" w:rsidR="00557FAC" w:rsidRDefault="00824C87">
      <w:pPr>
        <w:jc w:val="both"/>
        <w:rPr>
          <w:ins w:id="813" w:author="Revision" w:date="2026-08-03T16:12:00Z" w16du:dateUtc="2026-08-03T21:12:00Z"/>
        </w:rPr>
      </w:pPr>
      <w:ins w:id="814" w:author="Revision" w:date="2026-08-03T16:12:00Z" w16du:dateUtc="2026-08-03T21:12:00Z">
        <w:r>
          <w:t>To support full reproducibility, the following materials are publicly available now, not only upon acceptance, at https://github.com/JathinBat/LLM-Two-Stage-Portfolio-Filtering: the news-relevance screening prompt; the Stage One and Stage Two prompts; the unfiltered single-pass and Ranked baseline prompts; the complete list of evaluation windows; the per-cell run outputs, including the selected tickers, weights, and decision dates for every run; and the analysis scripts, including the paired-difference statistics, the risk-metric reconstruction, and the benchmark-reconstruction code. News articles were obtained from The New York Times and financial reports from Alpha Vantage, each under its provider’s terms of use, and neither corpus is redistributed; the retrieval queries, date windows, and timestamp conventions needed to reconstruct the corpora are documented in the Methods and Supplementary Information.</w:t>
        </w:r>
      </w:ins>
    </w:p>
    <w:p w14:paraId="3C462241" w14:textId="77777777" w:rsidR="00557FAC" w:rsidRDefault="00824C87">
      <w:pPr>
        <w:pStyle w:val="Heading1"/>
        <w:keepNext/>
        <w:keepLines/>
        <w:pPrChange w:id="815" w:author="Revision" w:date="2026-08-03T16:12:00Z" w16du:dateUtc="2026-08-03T21:12:00Z">
          <w:pPr>
            <w:pStyle w:val="Heading1"/>
          </w:pPr>
        </w:pPrChange>
      </w:pPr>
      <w:r>
        <w:t>References</w:t>
      </w:r>
    </w:p>
    <w:p w14:paraId="699CEF6D" w14:textId="77777777" w:rsidR="00557FAC" w:rsidRDefault="00E03B58">
      <w:pPr>
        <w:spacing w:after="10"/>
        <w:jc w:val="both"/>
        <w:rPr>
          <w:moveTo w:id="816" w:author="Revision" w:date="2026-08-03T16:12:00Z" w16du:dateUtc="2026-08-03T21:12:00Z"/>
        </w:rPr>
        <w:pPrChange w:id="817" w:author="Revision" w:date="2026-08-03T16:12:00Z" w16du:dateUtc="2026-08-03T21:12:00Z">
          <w:pPr>
            <w:spacing w:after="60"/>
          </w:pPr>
        </w:pPrChange>
      </w:pPr>
      <w:del w:id="818" w:author="Revision" w:date="2026-08-03T16:12:00Z" w16du:dateUtc="2026-08-03T21:12:00Z">
        <w:r>
          <w:delText>1</w:delText>
        </w:r>
      </w:del>
      <w:ins w:id="819" w:author="Revision" w:date="2026-08-03T16:12:00Z" w16du:dateUtc="2026-08-03T21:12:00Z">
        <w:r w:rsidR="00824C87">
          <w:rPr>
            <w:sz w:val="20"/>
            <w:szCs w:val="20"/>
          </w:rPr>
          <w:t>1.</w:t>
        </w:r>
      </w:ins>
      <w:moveToRangeStart w:id="820" w:author="Revision" w:date="2026-08-03T16:12:00Z" w:name="move236665980"/>
      <w:moveTo w:id="821" w:author="Revision" w:date="2026-08-03T16:12:00Z" w16du:dateUtc="2026-08-03T21:12:00Z">
        <w:r w:rsidR="00824C87">
          <w:rPr>
            <w:sz w:val="20"/>
            <w:rPrChange w:id="822" w:author="Revision" w:date="2026-08-03T16:12:00Z" w16du:dateUtc="2026-08-03T21:12:00Z">
              <w:rPr/>
            </w:rPrChange>
          </w:rPr>
          <w:t xml:space="preserve"> Y. Nie, Y. Kong, X. Dong, J. M. Mulvey, H. V. Poor, Q. Wen, S. Zohren. A survey of large language models for financial applications: progress, prospects and challenges. arXiv, 2024, https://doi.org/10.48550/arXiv.2406.11903.</w:t>
        </w:r>
      </w:moveTo>
    </w:p>
    <w:moveToRangeEnd w:id="820"/>
    <w:p w14:paraId="449A244E" w14:textId="77777777" w:rsidR="00557FAC" w:rsidRDefault="00824C87">
      <w:pPr>
        <w:spacing w:after="10"/>
        <w:jc w:val="both"/>
        <w:rPr>
          <w:moveTo w:id="823" w:author="Revision" w:date="2026-08-03T16:12:00Z" w16du:dateUtc="2026-08-03T21:12:00Z"/>
        </w:rPr>
        <w:pPrChange w:id="824" w:author="Revision" w:date="2026-08-03T16:12:00Z" w16du:dateUtc="2026-08-03T21:12:00Z">
          <w:pPr>
            <w:spacing w:after="60"/>
          </w:pPr>
        </w:pPrChange>
      </w:pPr>
      <w:ins w:id="825" w:author="Revision" w:date="2026-08-03T16:12:00Z" w16du:dateUtc="2026-08-03T21:12:00Z">
        <w:r>
          <w:rPr>
            <w:sz w:val="20"/>
            <w:szCs w:val="20"/>
          </w:rPr>
          <w:t>2</w:t>
        </w:r>
      </w:ins>
      <w:moveToRangeStart w:id="826" w:author="Revision" w:date="2026-08-03T16:12:00Z" w:name="move236665981"/>
      <w:moveTo w:id="827" w:author="Revision" w:date="2026-08-03T16:12:00Z" w16du:dateUtc="2026-08-03T21:12:00Z">
        <w:r>
          <w:rPr>
            <w:sz w:val="20"/>
            <w:rPrChange w:id="828" w:author="Revision" w:date="2026-08-03T16:12:00Z" w16du:dateUtc="2026-08-03T21:12:00Z">
              <w:rPr/>
            </w:rPrChange>
          </w:rPr>
          <w:t>. S. An, Q. Li, J. Lu, D. Yin, X. Sun. FinVerse: an autonomous agent system for versatile financial analysis. arXiv, 2024, https://doi.org/10.48550/arXiv.2406.06379.</w:t>
        </w:r>
      </w:moveTo>
    </w:p>
    <w:p w14:paraId="04A4269B" w14:textId="77777777" w:rsidR="00557FAC" w:rsidRDefault="00824C87">
      <w:pPr>
        <w:spacing w:after="10"/>
        <w:jc w:val="both"/>
        <w:rPr>
          <w:moveFrom w:id="829" w:author="Revision" w:date="2026-08-03T16:12:00Z" w16du:dateUtc="2026-08-03T21:12:00Z"/>
        </w:rPr>
        <w:pPrChange w:id="830" w:author="Revision" w:date="2026-08-03T16:12:00Z" w16du:dateUtc="2026-08-03T21:12:00Z">
          <w:pPr>
            <w:spacing w:after="60"/>
          </w:pPr>
        </w:pPrChange>
      </w:pPr>
      <w:moveFromRangeStart w:id="831" w:author="Revision" w:date="2026-08-03T16:12:00Z" w:name="move236665981"/>
      <w:moveToRangeEnd w:id="826"/>
      <w:moveFrom w:id="832" w:author="Revision" w:date="2026-08-03T16:12:00Z" w16du:dateUtc="2026-08-03T21:12:00Z">
        <w:r>
          <w:rPr>
            <w:sz w:val="20"/>
            <w:rPrChange w:id="833" w:author="Revision" w:date="2026-08-03T16:12:00Z" w16du:dateUtc="2026-08-03T21:12:00Z">
              <w:rPr/>
            </w:rPrChange>
          </w:rPr>
          <w:t>. S. An, Q. Li, J. Lu, D. Yin, X. Sun. FinVerse: an autonomous agent system for versatile financial analysis. arXiv, 2024, https://doi.org/10.48550/arXiv.2406.06379.</w:t>
        </w:r>
      </w:moveFrom>
    </w:p>
    <w:moveFromRangeEnd w:id="831"/>
    <w:p w14:paraId="2869AA2E" w14:textId="77777777" w:rsidR="00557FAC" w:rsidRDefault="00E03B58">
      <w:pPr>
        <w:spacing w:after="10"/>
        <w:jc w:val="both"/>
        <w:rPr>
          <w:moveFrom w:id="834" w:author="Revision" w:date="2026-08-03T16:12:00Z" w16du:dateUtc="2026-08-03T21:12:00Z"/>
        </w:rPr>
        <w:pPrChange w:id="835" w:author="Revision" w:date="2026-08-03T16:12:00Z" w16du:dateUtc="2026-08-03T21:12:00Z">
          <w:pPr>
            <w:spacing w:after="60"/>
          </w:pPr>
        </w:pPrChange>
      </w:pPr>
      <w:del w:id="836" w:author="Revision" w:date="2026-08-03T16:12:00Z" w16du:dateUtc="2026-08-03T21:12:00Z">
        <w:r>
          <w:delText>2.</w:delText>
        </w:r>
      </w:del>
      <w:moveFromRangeStart w:id="837" w:author="Revision" w:date="2026-08-03T16:12:00Z" w:name="move236665982"/>
      <w:moveFrom w:id="838" w:author="Revision" w:date="2026-08-03T16:12:00Z" w16du:dateUtc="2026-08-03T21:12:00Z">
        <w:r w:rsidR="00824C87">
          <w:rPr>
            <w:sz w:val="20"/>
            <w:rPrChange w:id="839" w:author="Revision" w:date="2026-08-03T16:12:00Z" w16du:dateUtc="2026-08-03T21:12:00Z">
              <w:rPr/>
            </w:rPrChange>
          </w:rPr>
          <w:t xml:space="preserve"> K. Anjum, M. A. Arshad, K. Hayawi, E. Polyzos, A. Tariq, M. A. Serhani, L. Batool, B. Lund, N. R. Mannuru, R. V. K. Bevara, T. Mahbub, M. Z. Akram, S. Shahriar. Domain specific benchmarks for evaluating multimodal large language models. arXiv, 2025, https://doi.org/10.48550/arXiv.2506.12958.</w:t>
        </w:r>
      </w:moveFrom>
    </w:p>
    <w:moveFromRangeEnd w:id="837"/>
    <w:p w14:paraId="686F99E7" w14:textId="77777777" w:rsidR="00557FAC" w:rsidRDefault="00824C87">
      <w:pPr>
        <w:spacing w:after="10"/>
        <w:jc w:val="both"/>
        <w:pPrChange w:id="840" w:author="Revision" w:date="2026-08-03T16:12:00Z" w16du:dateUtc="2026-08-03T21:12:00Z">
          <w:pPr>
            <w:spacing w:after="60"/>
          </w:pPr>
        </w:pPrChange>
      </w:pPr>
      <w:r>
        <w:rPr>
          <w:sz w:val="20"/>
          <w:rPrChange w:id="841" w:author="Revision" w:date="2026-08-03T16:12:00Z" w16du:dateUtc="2026-08-03T21:12:00Z">
            <w:rPr/>
          </w:rPrChange>
        </w:rPr>
        <w:t xml:space="preserve">3. A. Lopez-Lira, Y. Tang. Can ChatGPT forecast stock price movements? return predictability and large language models. </w:t>
      </w:r>
      <w:r>
        <w:rPr>
          <w:sz w:val="20"/>
          <w:rPrChange w:id="842" w:author="Revision" w:date="2026-08-03T16:12:00Z" w16du:dateUtc="2026-08-03T21:12:00Z">
            <w:rPr>
              <w:i/>
            </w:rPr>
          </w:rPrChange>
        </w:rPr>
        <w:t xml:space="preserve">SSRN. </w:t>
      </w:r>
      <w:r>
        <w:rPr>
          <w:sz w:val="20"/>
          <w:rPrChange w:id="843" w:author="Revision" w:date="2026-08-03T16:12:00Z" w16du:dateUtc="2026-08-03T21:12:00Z">
            <w:rPr/>
          </w:rPrChange>
        </w:rPr>
        <w:t>2023, https://doi.org/10.2139/ssrn.4412788.</w:t>
      </w:r>
    </w:p>
    <w:p w14:paraId="1C701D65" w14:textId="77777777" w:rsidR="00557FAC" w:rsidRDefault="00824C87">
      <w:pPr>
        <w:spacing w:after="10"/>
        <w:jc w:val="both"/>
        <w:pPrChange w:id="844" w:author="Revision" w:date="2026-08-03T16:12:00Z" w16du:dateUtc="2026-08-03T21:12:00Z">
          <w:pPr>
            <w:spacing w:after="60"/>
          </w:pPr>
        </w:pPrChange>
      </w:pPr>
      <w:r>
        <w:rPr>
          <w:sz w:val="20"/>
          <w:rPrChange w:id="845" w:author="Revision" w:date="2026-08-03T16:12:00Z" w16du:dateUtc="2026-08-03T21:12:00Z">
            <w:rPr/>
          </w:rPrChange>
        </w:rPr>
        <w:t>4. Y. Xiao, E. Sun, D. Luo, W. Wang. TradingAgents: multi-agents LLM financial trading framework. arXiv, 2024, https://doi.org/10.48550/arXiv.2412.20138.</w:t>
      </w:r>
    </w:p>
    <w:p w14:paraId="14246371" w14:textId="77777777" w:rsidR="00557FAC" w:rsidRDefault="00824C87">
      <w:pPr>
        <w:spacing w:after="10"/>
        <w:jc w:val="both"/>
        <w:rPr>
          <w:moveTo w:id="846" w:author="Revision" w:date="2026-08-03T16:12:00Z" w16du:dateUtc="2026-08-03T21:12:00Z"/>
        </w:rPr>
        <w:pPrChange w:id="847" w:author="Revision" w:date="2026-08-03T16:12:00Z" w16du:dateUtc="2026-08-03T21:12:00Z">
          <w:pPr>
            <w:spacing w:after="60"/>
          </w:pPr>
        </w:pPrChange>
      </w:pPr>
      <w:r>
        <w:rPr>
          <w:sz w:val="20"/>
          <w:rPrChange w:id="848" w:author="Revision" w:date="2026-08-03T16:12:00Z" w16du:dateUtc="2026-08-03T21:12:00Z">
            <w:rPr/>
          </w:rPrChange>
        </w:rPr>
        <w:t xml:space="preserve">5. </w:t>
      </w:r>
      <w:moveToRangeStart w:id="849" w:author="Revision" w:date="2026-08-03T16:12:00Z" w:name="move236665983"/>
      <w:moveTo w:id="850" w:author="Revision" w:date="2026-08-03T16:12:00Z" w16du:dateUtc="2026-08-03T21:12:00Z">
        <w:r>
          <w:rPr>
            <w:sz w:val="20"/>
            <w:rPrChange w:id="851" w:author="Revision" w:date="2026-08-03T16:12:00Z" w16du:dateUtc="2026-08-03T21:12:00Z">
              <w:rPr/>
            </w:rPrChange>
          </w:rPr>
          <w:t>H. Ding, Y. Li, J. Wang, H. Chen. Large language model agent in financial trading: a survey. arXiv, 2024, https://doi.org/10.48550/arXiv.2408.06361.</w:t>
        </w:r>
      </w:moveTo>
    </w:p>
    <w:p w14:paraId="7AEBBC8B" w14:textId="77777777" w:rsidR="00253A83" w:rsidRDefault="00824C87">
      <w:pPr>
        <w:spacing w:after="60"/>
        <w:rPr>
          <w:del w:id="852" w:author="Revision" w:date="2026-08-03T16:12:00Z" w16du:dateUtc="2026-08-03T21:12:00Z"/>
        </w:rPr>
      </w:pPr>
      <w:moveFromRangeStart w:id="853" w:author="Revision" w:date="2026-08-03T16:12:00Z" w:name="move236665984"/>
      <w:moveToRangeEnd w:id="849"/>
      <w:moveFrom w:id="854" w:author="Revision" w:date="2026-08-03T16:12:00Z" w16du:dateUtc="2026-08-03T21:12:00Z">
        <w:r>
          <w:rPr>
            <w:sz w:val="20"/>
            <w:rPrChange w:id="855" w:author="Revision" w:date="2026-08-03T16:12:00Z" w16du:dateUtc="2026-08-03T21:12:00Z">
              <w:rPr/>
            </w:rPrChange>
          </w:rPr>
          <w:t xml:space="preserve">D. Blitz, M. X. Hanauer, T. Hoogteijling, C. Howard. The term structure of machine learning alpha. </w:t>
        </w:r>
        <w:r>
          <w:rPr>
            <w:sz w:val="20"/>
            <w:rPrChange w:id="856" w:author="Revision" w:date="2026-08-03T16:12:00Z" w16du:dateUtc="2026-08-03T21:12:00Z">
              <w:rPr>
                <w:i/>
              </w:rPr>
            </w:rPrChange>
          </w:rPr>
          <w:t xml:space="preserve">The Journal of Financial Data Science. </w:t>
        </w:r>
        <w:r>
          <w:rPr>
            <w:sz w:val="20"/>
            <w:rPrChange w:id="857" w:author="Revision" w:date="2026-08-03T16:12:00Z" w16du:dateUtc="2026-08-03T21:12:00Z">
              <w:rPr/>
            </w:rPrChange>
          </w:rPr>
          <w:t xml:space="preserve">Vol. </w:t>
        </w:r>
        <w:r>
          <w:rPr>
            <w:sz w:val="20"/>
            <w:rPrChange w:id="858" w:author="Revision" w:date="2026-08-03T16:12:00Z" w16du:dateUtc="2026-08-03T21:12:00Z">
              <w:rPr>
                <w:b/>
              </w:rPr>
            </w:rPrChange>
          </w:rPr>
          <w:t>5</w:t>
        </w:r>
        <w:r>
          <w:rPr>
            <w:sz w:val="20"/>
            <w:rPrChange w:id="859" w:author="Revision" w:date="2026-08-03T16:12:00Z" w16du:dateUtc="2026-08-03T21:12:00Z">
              <w:rPr/>
            </w:rPrChange>
          </w:rPr>
          <w:t xml:space="preserve">, pg. </w:t>
        </w:r>
      </w:moveFrom>
      <w:moveFromRangeEnd w:id="853"/>
      <w:del w:id="860" w:author="Revision" w:date="2026-08-03T16:12:00Z" w16du:dateUtc="2026-08-03T21:12:00Z">
        <w:r w:rsidR="00E03B58">
          <w:delText>40–58, 2023, https://doi.org/10.2139/ssrn.4474637.</w:delText>
        </w:r>
      </w:del>
    </w:p>
    <w:p w14:paraId="53079EEC" w14:textId="77777777" w:rsidR="00557FAC" w:rsidRDefault="00824C87">
      <w:pPr>
        <w:spacing w:after="10"/>
        <w:jc w:val="both"/>
        <w:pPrChange w:id="861" w:author="Revision" w:date="2026-08-03T16:12:00Z" w16du:dateUtc="2026-08-03T21:12:00Z">
          <w:pPr>
            <w:spacing w:after="60"/>
          </w:pPr>
        </w:pPrChange>
      </w:pPr>
      <w:r>
        <w:rPr>
          <w:sz w:val="20"/>
          <w:rPrChange w:id="862" w:author="Revision" w:date="2026-08-03T16:12:00Z" w16du:dateUtc="2026-08-03T21:12:00Z">
            <w:rPr/>
          </w:rPrChange>
        </w:rPr>
        <w:t>6. W. W. Li, H. Kim, M. Cucuringu, T. Ma. Can LLM-based financial investing strategies outperform the market in the long run? arXiv, 2025, https://doi.org/10.48550/arXiv.2505.07078.</w:t>
      </w:r>
    </w:p>
    <w:p w14:paraId="66689867" w14:textId="77777777" w:rsidR="00557FAC" w:rsidRDefault="00824C87">
      <w:pPr>
        <w:spacing w:after="10"/>
        <w:jc w:val="both"/>
        <w:rPr>
          <w:ins w:id="863" w:author="Revision" w:date="2026-08-03T16:12:00Z" w16du:dateUtc="2026-08-03T21:12:00Z"/>
        </w:rPr>
      </w:pPr>
      <w:r>
        <w:rPr>
          <w:sz w:val="20"/>
          <w:rPrChange w:id="864" w:author="Revision" w:date="2026-08-03T16:12:00Z" w16du:dateUtc="2026-08-03T21:12:00Z">
            <w:rPr/>
          </w:rPrChange>
        </w:rPr>
        <w:t xml:space="preserve">7. </w:t>
      </w:r>
      <w:moveToRangeStart w:id="865" w:author="Revision" w:date="2026-08-03T16:12:00Z" w:name="move236665984"/>
      <w:moveTo w:id="866" w:author="Revision" w:date="2026-08-03T16:12:00Z" w16du:dateUtc="2026-08-03T21:12:00Z">
        <w:r>
          <w:rPr>
            <w:sz w:val="20"/>
            <w:rPrChange w:id="867" w:author="Revision" w:date="2026-08-03T16:12:00Z" w16du:dateUtc="2026-08-03T21:12:00Z">
              <w:rPr/>
            </w:rPrChange>
          </w:rPr>
          <w:t xml:space="preserve">D. Blitz, M. X. Hanauer, T. Hoogteijling, C. Howard. The term structure of machine learning alpha. </w:t>
        </w:r>
        <w:r>
          <w:rPr>
            <w:sz w:val="20"/>
            <w:rPrChange w:id="868" w:author="Revision" w:date="2026-08-03T16:12:00Z" w16du:dateUtc="2026-08-03T21:12:00Z">
              <w:rPr>
                <w:i/>
              </w:rPr>
            </w:rPrChange>
          </w:rPr>
          <w:t xml:space="preserve">The Journal of Financial Data Science. </w:t>
        </w:r>
        <w:r>
          <w:rPr>
            <w:sz w:val="20"/>
            <w:rPrChange w:id="869" w:author="Revision" w:date="2026-08-03T16:12:00Z" w16du:dateUtc="2026-08-03T21:12:00Z">
              <w:rPr/>
            </w:rPrChange>
          </w:rPr>
          <w:t xml:space="preserve">Vol. </w:t>
        </w:r>
        <w:r>
          <w:rPr>
            <w:sz w:val="20"/>
            <w:rPrChange w:id="870" w:author="Revision" w:date="2026-08-03T16:12:00Z" w16du:dateUtc="2026-08-03T21:12:00Z">
              <w:rPr>
                <w:b/>
              </w:rPr>
            </w:rPrChange>
          </w:rPr>
          <w:t>5</w:t>
        </w:r>
        <w:r>
          <w:rPr>
            <w:sz w:val="20"/>
            <w:rPrChange w:id="871" w:author="Revision" w:date="2026-08-03T16:12:00Z" w16du:dateUtc="2026-08-03T21:12:00Z">
              <w:rPr/>
            </w:rPrChange>
          </w:rPr>
          <w:t xml:space="preserve">, pg. </w:t>
        </w:r>
      </w:moveTo>
      <w:moveToRangeEnd w:id="865"/>
      <w:ins w:id="872" w:author="Revision" w:date="2026-08-03T16:12:00Z" w16du:dateUtc="2026-08-03T21:12:00Z">
        <w:r>
          <w:rPr>
            <w:sz w:val="20"/>
            <w:szCs w:val="20"/>
          </w:rPr>
          <w:t>40–65, 2023, https://doi.org/10.3905/jfds.2023.1.135.</w:t>
        </w:r>
      </w:ins>
    </w:p>
    <w:p w14:paraId="78B25E14" w14:textId="77777777" w:rsidR="00557FAC" w:rsidRDefault="00824C87">
      <w:pPr>
        <w:spacing w:after="10"/>
        <w:jc w:val="both"/>
        <w:rPr>
          <w:moveFrom w:id="873" w:author="Revision" w:date="2026-08-03T16:12:00Z" w16du:dateUtc="2026-08-03T21:12:00Z"/>
        </w:rPr>
        <w:pPrChange w:id="874" w:author="Revision" w:date="2026-08-03T16:12:00Z" w16du:dateUtc="2026-08-03T21:12:00Z">
          <w:pPr>
            <w:spacing w:after="60"/>
          </w:pPr>
        </w:pPrChange>
      </w:pPr>
      <w:ins w:id="875" w:author="Revision" w:date="2026-08-03T16:12:00Z" w16du:dateUtc="2026-08-03T21:12:00Z">
        <w:r>
          <w:rPr>
            <w:sz w:val="20"/>
            <w:szCs w:val="20"/>
          </w:rPr>
          <w:t>8</w:t>
        </w:r>
      </w:ins>
      <w:moveFromRangeStart w:id="876" w:author="Revision" w:date="2026-08-03T16:12:00Z" w:name="move236665985"/>
      <w:moveFrom w:id="877" w:author="Revision" w:date="2026-08-03T16:12:00Z" w16du:dateUtc="2026-08-03T21:12:00Z">
        <w:r>
          <w:rPr>
            <w:sz w:val="20"/>
            <w:rPrChange w:id="878" w:author="Revision" w:date="2026-08-03T16:12:00Z" w16du:dateUtc="2026-08-03T21:12:00Z">
              <w:rPr/>
            </w:rPrChange>
          </w:rPr>
          <w:t>B. Cao, S. Wang, X. Lin, X. Wu, H. Zhang, L. M. Ni, J. Guo. From deep learning to LLMs: a survey of AI in quantitative investment. arXiv, 2025, https://doi.org/10.48550/arXiv.2503.21422.</w:t>
        </w:r>
      </w:moveFrom>
    </w:p>
    <w:moveFromRangeEnd w:id="876"/>
    <w:p w14:paraId="6DD02E62" w14:textId="77777777" w:rsidR="00557FAC" w:rsidRDefault="00E03B58">
      <w:pPr>
        <w:spacing w:after="10"/>
        <w:jc w:val="both"/>
        <w:rPr>
          <w:moveFrom w:id="879" w:author="Revision" w:date="2026-08-03T16:12:00Z" w16du:dateUtc="2026-08-03T21:12:00Z"/>
        </w:rPr>
        <w:pPrChange w:id="880" w:author="Revision" w:date="2026-08-03T16:12:00Z" w16du:dateUtc="2026-08-03T21:12:00Z">
          <w:pPr>
            <w:spacing w:after="60"/>
          </w:pPr>
        </w:pPrChange>
      </w:pPr>
      <w:del w:id="881" w:author="Revision" w:date="2026-08-03T16:12:00Z" w16du:dateUtc="2026-08-03T21:12:00Z">
        <w:r>
          <w:delText>8.</w:delText>
        </w:r>
      </w:del>
      <w:moveFromRangeStart w:id="882" w:author="Revision" w:date="2026-08-03T16:12:00Z" w:name="move236665986"/>
      <w:moveFrom w:id="883" w:author="Revision" w:date="2026-08-03T16:12:00Z" w16du:dateUtc="2026-08-03T21:12:00Z">
        <w:r w:rsidR="00824C87">
          <w:rPr>
            <w:sz w:val="20"/>
            <w:rPrChange w:id="884" w:author="Revision" w:date="2026-08-03T16:12:00Z" w16du:dateUtc="2026-08-03T21:12:00Z">
              <w:rPr/>
            </w:rPrChange>
          </w:rPr>
          <w:t xml:space="preserve"> J. Cheng, P. Chin. AAPM: large language model agent-based asset pricing models. arXiv, 2024, https://doi.org/10.48550/arXiv.2409.17266.</w:t>
        </w:r>
      </w:moveFrom>
    </w:p>
    <w:moveFromRangeEnd w:id="882"/>
    <w:p w14:paraId="55AB8AFF" w14:textId="77777777" w:rsidR="00557FAC" w:rsidRDefault="00E03B58">
      <w:pPr>
        <w:spacing w:after="10"/>
        <w:jc w:val="both"/>
        <w:pPrChange w:id="885" w:author="Revision" w:date="2026-08-03T16:12:00Z" w16du:dateUtc="2026-08-03T21:12:00Z">
          <w:pPr>
            <w:spacing w:after="60"/>
          </w:pPr>
        </w:pPrChange>
      </w:pPr>
      <w:del w:id="886" w:author="Revision" w:date="2026-08-03T16:12:00Z" w16du:dateUtc="2026-08-03T21:12:00Z">
        <w:r>
          <w:delText>9</w:delText>
        </w:r>
      </w:del>
      <w:r w:rsidR="00824C87">
        <w:rPr>
          <w:sz w:val="20"/>
          <w:rPrChange w:id="887" w:author="Revision" w:date="2026-08-03T16:12:00Z" w16du:dateUtc="2026-08-03T21:12:00Z">
            <w:rPr/>
          </w:rPrChange>
        </w:rPr>
        <w:t>. G. Lu, S. B. Larcher, T. Tran. Hybrid long document summarization using C2F-FAR and ChatGPT: a practical study. arXiv, 2023, https://doi.org/10.48550/arXiv.2306.01169.</w:t>
      </w:r>
    </w:p>
    <w:p w14:paraId="310041D6" w14:textId="77777777" w:rsidR="00557FAC" w:rsidRDefault="00E03B58">
      <w:pPr>
        <w:spacing w:after="10"/>
        <w:jc w:val="both"/>
        <w:rPr>
          <w:ins w:id="888" w:author="Revision" w:date="2026-08-03T16:12:00Z" w16du:dateUtc="2026-08-03T21:12:00Z"/>
        </w:rPr>
      </w:pPr>
      <w:del w:id="889" w:author="Revision" w:date="2026-08-03T16:12:00Z" w16du:dateUtc="2026-08-03T21:12:00Z">
        <w:r>
          <w:delText>10.</w:delText>
        </w:r>
      </w:del>
      <w:ins w:id="890" w:author="Revision" w:date="2026-08-03T16:12:00Z" w16du:dateUtc="2026-08-03T21:12:00Z">
        <w:r w:rsidR="00824C87">
          <w:rPr>
            <w:sz w:val="20"/>
            <w:szCs w:val="20"/>
          </w:rPr>
          <w:t>9.</w:t>
        </w:r>
      </w:ins>
      <w:moveToRangeStart w:id="891" w:author="Revision" w:date="2026-08-03T16:12:00Z" w:name="move236665987"/>
      <w:moveTo w:id="892" w:author="Revision" w:date="2026-08-03T16:12:00Z" w16du:dateUtc="2026-08-03T21:12:00Z">
        <w:r w:rsidR="00824C87">
          <w:rPr>
            <w:sz w:val="20"/>
            <w:rPrChange w:id="893" w:author="Revision" w:date="2026-08-03T16:12:00Z" w16du:dateUtc="2026-08-03T21:12:00Z">
              <w:rPr/>
            </w:rPrChange>
          </w:rPr>
          <w:t xml:space="preserve"> H. Naveed, A. U. Khan, S. Qiu, M. Saqib, S. Anwar, M. Usman, N. Akhtar, N. Barnes, A. Mian. A comprehensive overview of large language models. </w:t>
        </w:r>
        <w:r w:rsidR="00824C87">
          <w:rPr>
            <w:sz w:val="20"/>
            <w:rPrChange w:id="894" w:author="Revision" w:date="2026-08-03T16:12:00Z" w16du:dateUtc="2026-08-03T21:12:00Z">
              <w:rPr>
                <w:i/>
              </w:rPr>
            </w:rPrChange>
          </w:rPr>
          <w:t xml:space="preserve">ACM Transactions on Intelligent Systems and Technology. </w:t>
        </w:r>
      </w:moveTo>
      <w:moveToRangeEnd w:id="891"/>
      <w:ins w:id="895" w:author="Revision" w:date="2026-08-03T16:12:00Z" w16du:dateUtc="2026-08-03T21:12:00Z">
        <w:r w:rsidR="00824C87">
          <w:rPr>
            <w:sz w:val="20"/>
            <w:szCs w:val="20"/>
          </w:rPr>
          <w:t>Vol. 16, no. 5, 2025, https://doi.org/10.1145/3744746.</w:t>
        </w:r>
      </w:ins>
    </w:p>
    <w:p w14:paraId="71EA897A" w14:textId="77777777" w:rsidR="00557FAC" w:rsidRDefault="00824C87">
      <w:pPr>
        <w:spacing w:after="10"/>
        <w:jc w:val="both"/>
        <w:rPr>
          <w:moveTo w:id="896" w:author="Revision" w:date="2026-08-03T16:12:00Z" w16du:dateUtc="2026-08-03T21:12:00Z"/>
        </w:rPr>
        <w:pPrChange w:id="897" w:author="Revision" w:date="2026-08-03T16:12:00Z" w16du:dateUtc="2026-08-03T21:12:00Z">
          <w:pPr>
            <w:spacing w:after="60"/>
          </w:pPr>
        </w:pPrChange>
      </w:pPr>
      <w:ins w:id="898" w:author="Revision" w:date="2026-08-03T16:12:00Z" w16du:dateUtc="2026-08-03T21:12:00Z">
        <w:r>
          <w:rPr>
            <w:sz w:val="20"/>
            <w:szCs w:val="20"/>
          </w:rPr>
          <w:t xml:space="preserve">10. </w:t>
        </w:r>
      </w:ins>
      <w:moveToRangeStart w:id="899" w:author="Revision" w:date="2026-08-03T16:12:00Z" w:name="move236665985"/>
      <w:moveTo w:id="900" w:author="Revision" w:date="2026-08-03T16:12:00Z" w16du:dateUtc="2026-08-03T21:12:00Z">
        <w:r>
          <w:rPr>
            <w:sz w:val="20"/>
            <w:rPrChange w:id="901" w:author="Revision" w:date="2026-08-03T16:12:00Z" w16du:dateUtc="2026-08-03T21:12:00Z">
              <w:rPr/>
            </w:rPrChange>
          </w:rPr>
          <w:t>B. Cao, S. Wang, X. Lin, X. Wu, H. Zhang, L. M. Ni, J. Guo. From deep learning to LLMs: a survey of AI in quantitative investment. arXiv, 2025, https://doi.org/10.48550/arXiv.2503.21422.</w:t>
        </w:r>
      </w:moveTo>
    </w:p>
    <w:moveToRangeEnd w:id="899"/>
    <w:p w14:paraId="66904F06" w14:textId="77777777" w:rsidR="00557FAC" w:rsidRDefault="00824C87">
      <w:pPr>
        <w:spacing w:after="10"/>
        <w:jc w:val="both"/>
        <w:rPr>
          <w:moveFrom w:id="902" w:author="Revision" w:date="2026-08-03T16:12:00Z" w16du:dateUtc="2026-08-03T21:12:00Z"/>
        </w:rPr>
        <w:pPrChange w:id="903" w:author="Revision" w:date="2026-08-03T16:12:00Z" w16du:dateUtc="2026-08-03T21:12:00Z">
          <w:pPr>
            <w:spacing w:after="60"/>
          </w:pPr>
        </w:pPrChange>
      </w:pPr>
      <w:ins w:id="904" w:author="Revision" w:date="2026-08-03T16:12:00Z" w16du:dateUtc="2026-08-03T21:12:00Z">
        <w:r>
          <w:rPr>
            <w:sz w:val="20"/>
            <w:szCs w:val="20"/>
          </w:rPr>
          <w:t>11.</w:t>
        </w:r>
      </w:ins>
      <w:moveFromRangeStart w:id="905" w:author="Revision" w:date="2026-08-03T16:12:00Z" w:name="move236665988"/>
      <w:moveFrom w:id="906" w:author="Revision" w:date="2026-08-03T16:12:00Z" w16du:dateUtc="2026-08-03T21:12:00Z">
        <w:r>
          <w:rPr>
            <w:sz w:val="20"/>
            <w:rPrChange w:id="907" w:author="Revision" w:date="2026-08-03T16:12:00Z" w16du:dateUtc="2026-08-03T21:12:00Z">
              <w:rPr/>
            </w:rPrChange>
          </w:rPr>
          <w:t xml:space="preserve"> C. Choi, A. Lopez-Lira, Y. Lee, J. Kwon, M. Kim, J. Hwang, M. Ha, C. Kim, J. Ha, S. Yun, J. Kim. Structuring the unstructured: a multi-agent system for extracting and querying financial KPIs and guidance. arXiv, 2025, https://doi.org/10.48550/arXiv.2505.19197.</w:t>
        </w:r>
      </w:moveFrom>
    </w:p>
    <w:moveFromRangeEnd w:id="905"/>
    <w:p w14:paraId="493488E6" w14:textId="77777777" w:rsidR="00557FAC" w:rsidRDefault="00E03B58">
      <w:pPr>
        <w:spacing w:after="10"/>
        <w:jc w:val="both"/>
        <w:rPr>
          <w:moveFrom w:id="908" w:author="Revision" w:date="2026-08-03T16:12:00Z" w16du:dateUtc="2026-08-03T21:12:00Z"/>
        </w:rPr>
        <w:pPrChange w:id="909" w:author="Revision" w:date="2026-08-03T16:12:00Z" w16du:dateUtc="2026-08-03T21:12:00Z">
          <w:pPr>
            <w:spacing w:after="60"/>
          </w:pPr>
        </w:pPrChange>
      </w:pPr>
      <w:del w:id="910" w:author="Revision" w:date="2026-08-03T16:12:00Z" w16du:dateUtc="2026-08-03T21:12:00Z">
        <w:r>
          <w:delText xml:space="preserve">11. </w:delText>
        </w:r>
      </w:del>
      <w:moveFromRangeStart w:id="911" w:author="Revision" w:date="2026-08-03T16:12:00Z" w:name="move236665983"/>
      <w:moveFrom w:id="912" w:author="Revision" w:date="2026-08-03T16:12:00Z" w16du:dateUtc="2026-08-03T21:12:00Z">
        <w:r w:rsidR="00824C87">
          <w:rPr>
            <w:sz w:val="20"/>
            <w:rPrChange w:id="913" w:author="Revision" w:date="2026-08-03T16:12:00Z" w16du:dateUtc="2026-08-03T21:12:00Z">
              <w:rPr/>
            </w:rPrChange>
          </w:rPr>
          <w:t>H. Ding, Y. Li, J. Wang, H. Chen. Large language model agent in financial trading: a survey. arXiv, 2024, https://doi.org/10.48550/arXiv.2408.06361.</w:t>
        </w:r>
      </w:moveFrom>
    </w:p>
    <w:moveFromRangeEnd w:id="911"/>
    <w:p w14:paraId="69AA79EA" w14:textId="77777777" w:rsidR="00253A83" w:rsidRDefault="00E03B58">
      <w:pPr>
        <w:spacing w:after="60"/>
        <w:rPr>
          <w:del w:id="914" w:author="Revision" w:date="2026-08-03T16:12:00Z" w16du:dateUtc="2026-08-03T21:12:00Z"/>
        </w:rPr>
      </w:pPr>
      <w:del w:id="915" w:author="Revision" w:date="2026-08-03T16:12:00Z" w16du:dateUtc="2026-08-03T21:12:00Z">
        <w:r>
          <w:delText xml:space="preserve">12. S. Fatemi, Y. Hu. Enhancing financial question answering with a multi-agent reflection framework. </w:delText>
        </w:r>
        <w:r>
          <w:rPr>
            <w:i/>
          </w:rPr>
          <w:delText xml:space="preserve">Proceedings of the 5th ACM International Conference on AI in Finance. </w:delText>
        </w:r>
        <w:r>
          <w:delText>2024.</w:delText>
        </w:r>
      </w:del>
    </w:p>
    <w:p w14:paraId="7F74B2B9" w14:textId="77777777" w:rsidR="00557FAC" w:rsidRDefault="00E03B58">
      <w:pPr>
        <w:spacing w:after="10"/>
        <w:jc w:val="both"/>
        <w:rPr>
          <w:moveFrom w:id="916" w:author="Revision" w:date="2026-08-03T16:12:00Z" w16du:dateUtc="2026-08-03T21:12:00Z"/>
        </w:rPr>
        <w:pPrChange w:id="917" w:author="Revision" w:date="2026-08-03T16:12:00Z" w16du:dateUtc="2026-08-03T21:12:00Z">
          <w:pPr>
            <w:spacing w:after="60"/>
          </w:pPr>
        </w:pPrChange>
      </w:pPr>
      <w:del w:id="918" w:author="Revision" w:date="2026-08-03T16:12:00Z" w16du:dateUtc="2026-08-03T21:12:00Z">
        <w:r>
          <w:delText>13.</w:delText>
        </w:r>
      </w:del>
      <w:moveFromRangeStart w:id="919" w:author="Revision" w:date="2026-08-03T16:12:00Z" w:name="move236665989"/>
      <w:moveFrom w:id="920" w:author="Revision" w:date="2026-08-03T16:12:00Z" w16du:dateUtc="2026-08-03T21:12:00Z">
        <w:r w:rsidR="00824C87">
          <w:rPr>
            <w:sz w:val="20"/>
            <w:rPrChange w:id="921" w:author="Revision" w:date="2026-08-03T16:12:00Z" w16du:dateUtc="2026-08-03T21:12:00Z">
              <w:rPr/>
            </w:rPrChange>
          </w:rPr>
          <w:t xml:space="preserve"> G. Fatouros, K. Metaxas, J. Soldatos, M. Karathanassis. MarketSenseAI 2.0: enhancing stock analysis through LLM agents. arXiv, 2025, https://doi.org/10.48550/arXiv.2502.00415.</w:t>
        </w:r>
      </w:moveFrom>
    </w:p>
    <w:moveFromRangeEnd w:id="919"/>
    <w:p w14:paraId="34033C89" w14:textId="77777777" w:rsidR="00253A83" w:rsidRDefault="00E03B58">
      <w:pPr>
        <w:spacing w:after="60"/>
        <w:rPr>
          <w:del w:id="922" w:author="Revision" w:date="2026-08-03T16:12:00Z" w16du:dateUtc="2026-08-03T21:12:00Z"/>
        </w:rPr>
      </w:pPr>
      <w:del w:id="923" w:author="Revision" w:date="2026-08-03T16:12:00Z" w16du:dateUtc="2026-08-03T21:12:00Z">
        <w:r>
          <w:delText xml:space="preserve">14. </w:delText>
        </w:r>
        <w:r>
          <w:delText xml:space="preserve">B. Fazlija, M. Ibraimi, A. Forouzandeh, A. Fazlija. Implementing financial regulations using large language models. </w:delText>
        </w:r>
        <w:r>
          <w:rPr>
            <w:i/>
          </w:rPr>
          <w:delText xml:space="preserve">SSRN. </w:delText>
        </w:r>
        <w:r>
          <w:delText>2024, https://doi.org/10.2139/ssrn.5010694.</w:delText>
        </w:r>
      </w:del>
    </w:p>
    <w:p w14:paraId="3AF954E0" w14:textId="77777777" w:rsidR="00557FAC" w:rsidRDefault="00E03B58">
      <w:pPr>
        <w:spacing w:after="10"/>
        <w:jc w:val="both"/>
        <w:rPr>
          <w:moveFrom w:id="924" w:author="Revision" w:date="2026-08-03T16:12:00Z" w16du:dateUtc="2026-08-03T21:12:00Z"/>
        </w:rPr>
        <w:pPrChange w:id="925" w:author="Revision" w:date="2026-08-03T16:12:00Z" w16du:dateUtc="2026-08-03T21:12:00Z">
          <w:pPr>
            <w:spacing w:after="60"/>
          </w:pPr>
        </w:pPrChange>
      </w:pPr>
      <w:del w:id="926" w:author="Revision" w:date="2026-08-03T16:12:00Z" w16du:dateUtc="2026-08-03T21:12:00Z">
        <w:r>
          <w:delText>15.</w:delText>
        </w:r>
      </w:del>
      <w:moveFromRangeStart w:id="927" w:author="Revision" w:date="2026-08-03T16:12:00Z" w:name="move236665990"/>
      <w:moveFrom w:id="928" w:author="Revision" w:date="2026-08-03T16:12:00Z" w16du:dateUtc="2026-08-03T21:12:00Z">
        <w:r w:rsidR="00824C87">
          <w:rPr>
            <w:sz w:val="20"/>
            <w:rPrChange w:id="929" w:author="Revision" w:date="2026-08-03T16:12:00Z" w16du:dateUtc="2026-08-03T21:12:00Z">
              <w:rPr/>
            </w:rPrChange>
          </w:rPr>
          <w:t xml:space="preserve"> T. Guo, H. Shen, J. Huang, Z. Mao, J. Luo, B. Chen, Z. Chen, L. Liu, B. Xia, X. Liu, Y. Ma, M. Zhang. MASS: multi-agent simulation scaling for portfolio construction. arXiv, 2025, https://doi.org/10.48550/arXiv.2505.10278.</w:t>
        </w:r>
      </w:moveFrom>
    </w:p>
    <w:moveFromRangeEnd w:id="927"/>
    <w:p w14:paraId="68135042" w14:textId="77777777" w:rsidR="00253A83" w:rsidRDefault="00E03B58">
      <w:pPr>
        <w:spacing w:after="60"/>
        <w:rPr>
          <w:del w:id="930" w:author="Revision" w:date="2026-08-03T16:12:00Z" w16du:dateUtc="2026-08-03T21:12:00Z"/>
        </w:rPr>
      </w:pPr>
      <w:del w:id="931" w:author="Revision" w:date="2026-08-03T16:12:00Z" w16du:dateUtc="2026-08-03T21:12:00Z">
        <w:r>
          <w:delText>16.</w:delText>
        </w:r>
      </w:del>
      <w:moveFromRangeStart w:id="932" w:author="Revision" w:date="2026-08-03T16:12:00Z" w:name="move236665991"/>
      <w:moveFrom w:id="933" w:author="Revision" w:date="2026-08-03T16:12:00Z" w16du:dateUtc="2026-08-03T21:12:00Z">
        <w:r w:rsidR="00824C87">
          <w:rPr>
            <w:sz w:val="20"/>
            <w:rPrChange w:id="934" w:author="Revision" w:date="2026-08-03T16:12:00Z" w16du:dateUtc="2026-08-03T21:12:00Z">
              <w:rPr/>
            </w:rPrChange>
          </w:rPr>
          <w:t xml:space="preserve"> T. Guo, X. Chen, Y. Wang, R. Chang, S. Pei, N. V. Chawla, O. Wiest, X. Zhang. Large language model based multi-agents: a survey of progress and challenges. </w:t>
        </w:r>
      </w:moveFrom>
      <w:moveFromRangeEnd w:id="932"/>
      <w:del w:id="935" w:author="Revision" w:date="2026-08-03T16:12:00Z" w16du:dateUtc="2026-08-03T21:12:00Z">
        <w:r>
          <w:delText>arXiv, 2024, https://doi.org/10.48550/arXiv.2402.01680.</w:delText>
        </w:r>
      </w:del>
    </w:p>
    <w:p w14:paraId="47FAD083" w14:textId="77777777" w:rsidR="00253A83" w:rsidRDefault="00E03B58">
      <w:pPr>
        <w:spacing w:after="60"/>
        <w:rPr>
          <w:del w:id="936" w:author="Revision" w:date="2026-08-03T16:12:00Z" w16du:dateUtc="2026-08-03T21:12:00Z"/>
        </w:rPr>
      </w:pPr>
      <w:del w:id="937" w:author="Revision" w:date="2026-08-03T16:12:00Z" w16du:dateUtc="2026-08-03T21:12:00Z">
        <w:r>
          <w:delText>17.</w:delText>
        </w:r>
      </w:del>
      <w:moveFromRangeStart w:id="938" w:author="Revision" w:date="2026-08-03T16:12:00Z" w:name="move236665992"/>
      <w:moveFrom w:id="939" w:author="Revision" w:date="2026-08-03T16:12:00Z" w16du:dateUtc="2026-08-03T21:12:00Z">
        <w:r w:rsidR="00824C87">
          <w:rPr>
            <w:sz w:val="20"/>
            <w:rPrChange w:id="940" w:author="Revision" w:date="2026-08-03T16:12:00Z" w16du:dateUtc="2026-08-03T21:12:00Z">
              <w:rPr/>
            </w:rPrChange>
          </w:rPr>
          <w:t xml:space="preserve"> X. Han, N. Wang, S. Che, H. Yang, K. Zhang, S. X. Xu. Enhancing investment analysis: optimizing AI-agent collaboration in financial research. </w:t>
        </w:r>
        <w:r w:rsidR="00824C87">
          <w:rPr>
            <w:sz w:val="20"/>
            <w:rPrChange w:id="941" w:author="Revision" w:date="2026-08-03T16:12:00Z" w16du:dateUtc="2026-08-03T21:12:00Z">
              <w:rPr>
                <w:i/>
              </w:rPr>
            </w:rPrChange>
          </w:rPr>
          <w:t xml:space="preserve">Proceedings of the 5th ACM International Conference on AI in Finance. </w:t>
        </w:r>
        <w:r w:rsidR="00824C87">
          <w:rPr>
            <w:sz w:val="20"/>
            <w:rPrChange w:id="942" w:author="Revision" w:date="2026-08-03T16:12:00Z" w16du:dateUtc="2026-08-03T21:12:00Z">
              <w:rPr/>
            </w:rPrChange>
          </w:rPr>
          <w:t>2024, https://doi.org/10.</w:t>
        </w:r>
      </w:moveFrom>
      <w:moveFromRangeEnd w:id="938"/>
      <w:del w:id="943" w:author="Revision" w:date="2026-08-03T16:12:00Z" w16du:dateUtc="2026-08-03T21:12:00Z">
        <w:r>
          <w:delText>48550/arXiv.2411.04788.</w:delText>
        </w:r>
      </w:del>
    </w:p>
    <w:p w14:paraId="7C1E17F0" w14:textId="77777777" w:rsidR="00253A83" w:rsidRDefault="00E03B58">
      <w:pPr>
        <w:spacing w:after="60"/>
        <w:rPr>
          <w:del w:id="944" w:author="Revision" w:date="2026-08-03T16:12:00Z" w16du:dateUtc="2026-08-03T21:12:00Z"/>
        </w:rPr>
      </w:pPr>
      <w:del w:id="945" w:author="Revision" w:date="2026-08-03T16:12:00Z" w16du:dateUtc="2026-08-03T21:12:00Z">
        <w:r>
          <w:delText xml:space="preserve">18. S. Joshi. </w:delText>
        </w:r>
        <w:r>
          <w:delText xml:space="preserve">A comprehensive review of gen AI agents: applications and frameworks in finance, investments and risk domains. </w:delText>
        </w:r>
        <w:r>
          <w:rPr>
            <w:i/>
          </w:rPr>
          <w:delText xml:space="preserve">International Journal of Innovative Science and Research Technology. </w:delText>
        </w:r>
        <w:r>
          <w:delText>2025.</w:delText>
        </w:r>
      </w:del>
    </w:p>
    <w:p w14:paraId="29895709" w14:textId="77777777" w:rsidR="00253A83" w:rsidRDefault="00E03B58">
      <w:pPr>
        <w:spacing w:after="60"/>
        <w:rPr>
          <w:del w:id="946" w:author="Revision" w:date="2026-08-03T16:12:00Z" w16du:dateUtc="2026-08-03T21:12:00Z"/>
        </w:rPr>
      </w:pPr>
      <w:del w:id="947" w:author="Revision" w:date="2026-08-03T16:12:00Z" w16du:dateUtc="2026-08-03T21:12:00Z">
        <w:r>
          <w:delText xml:space="preserve">19. J. Luo, W. Zhang, Y. Yuan, Y. Zhao, J. Yang, Y. Gu, B. Wu, B. Chen, Z. Qiao, Q. Long, R. Tu, X. Luo, W. Ju, Z. Xiao, Y. Wang, M. Xiao, C. Liu, J. Yuan, S. Zhang, Y. Jin, F. Zhang, X. Wu, H. Zhao, D. Tao, P. S. Yu, M. Zhang. Large language model agent: a survey on methodology, applications and challenges. arXiv, 2025, </w:delText>
        </w:r>
        <w:r>
          <w:delText>https://doi.org/10.48550/arXiv.2503.21460.</w:delText>
        </w:r>
      </w:del>
    </w:p>
    <w:p w14:paraId="14DCD00F" w14:textId="77777777" w:rsidR="00253A83" w:rsidRDefault="00E03B58">
      <w:pPr>
        <w:spacing w:after="60"/>
        <w:rPr>
          <w:del w:id="948" w:author="Revision" w:date="2026-08-03T16:12:00Z" w16du:dateUtc="2026-08-03T21:12:00Z"/>
        </w:rPr>
      </w:pPr>
      <w:del w:id="949" w:author="Revision" w:date="2026-08-03T16:12:00Z" w16du:dateUtc="2026-08-03T21:12:00Z">
        <w:r>
          <w:delText xml:space="preserve">20. S. Joshi. A literature review of gen AI agents in financial applications: models and implementations. </w:delText>
        </w:r>
        <w:r>
          <w:rPr>
            <w:i/>
          </w:rPr>
          <w:delText xml:space="preserve">SSRN. </w:delText>
        </w:r>
        <w:r>
          <w:delText>2025, https://doi.org/10.2139/ssrn.5133985.</w:delText>
        </w:r>
      </w:del>
    </w:p>
    <w:p w14:paraId="7626967A" w14:textId="77777777" w:rsidR="00253A83" w:rsidRDefault="00E03B58">
      <w:pPr>
        <w:spacing w:after="60"/>
        <w:rPr>
          <w:del w:id="950" w:author="Revision" w:date="2026-08-03T16:12:00Z" w16du:dateUtc="2026-08-03T21:12:00Z"/>
        </w:rPr>
      </w:pPr>
      <w:del w:id="951" w:author="Revision" w:date="2026-08-03T16:12:00Z" w16du:dateUtc="2026-08-03T21:12:00Z">
        <w:r>
          <w:delText>21. Z. Kou, H. Yu, J. Luo, J. Peng, X. Li, C. Liu, J. Dai, L. Chen, S. Han, Y. Guo. Automate strategy finding with LLM in quantitative investment. arXiv, 2024, https://doi.org/10.48550/arXiv.2409.06289.</w:delText>
        </w:r>
      </w:del>
    </w:p>
    <w:p w14:paraId="4167CE04" w14:textId="77777777" w:rsidR="00253A83" w:rsidRDefault="00E03B58">
      <w:pPr>
        <w:spacing w:after="60"/>
        <w:rPr>
          <w:del w:id="952" w:author="Revision" w:date="2026-08-03T16:12:00Z" w16du:dateUtc="2026-08-03T21:12:00Z"/>
        </w:rPr>
      </w:pPr>
      <w:del w:id="953" w:author="Revision" w:date="2026-08-03T16:12:00Z" w16du:dateUtc="2026-08-03T21:12:00Z">
        <w:r>
          <w:delText>22.</w:delText>
        </w:r>
      </w:del>
      <w:moveFromRangeStart w:id="954" w:author="Revision" w:date="2026-08-03T16:12:00Z" w:name="move236665993"/>
      <w:moveFrom w:id="955" w:author="Revision" w:date="2026-08-03T16:12:00Z" w16du:dateUtc="2026-08-03T21:12:00Z">
        <w:r w:rsidR="00824C87">
          <w:rPr>
            <w:sz w:val="20"/>
            <w:rPrChange w:id="956" w:author="Revision" w:date="2026-08-03T16:12:00Z" w16du:dateUtc="2026-08-03T21:12:00Z">
              <w:rPr/>
            </w:rPrChange>
          </w:rPr>
          <w:t xml:space="preserve"> J. Lee, N. Stevens, S. C. Han, M. Song. A survey of large language models in finance (FinLLMs). </w:t>
        </w:r>
        <w:r w:rsidR="00824C87">
          <w:rPr>
            <w:sz w:val="20"/>
            <w:rPrChange w:id="957" w:author="Revision" w:date="2026-08-03T16:12:00Z" w16du:dateUtc="2026-08-03T21:12:00Z">
              <w:rPr>
                <w:i/>
              </w:rPr>
            </w:rPrChange>
          </w:rPr>
          <w:t xml:space="preserve">Neural Computing and Applications. </w:t>
        </w:r>
        <w:r w:rsidR="00824C87">
          <w:rPr>
            <w:sz w:val="20"/>
            <w:rPrChange w:id="958" w:author="Revision" w:date="2026-08-03T16:12:00Z" w16du:dateUtc="2026-08-03T21:12:00Z">
              <w:rPr/>
            </w:rPrChange>
          </w:rPr>
          <w:t xml:space="preserve">Vol. </w:t>
        </w:r>
        <w:r w:rsidR="00824C87">
          <w:rPr>
            <w:sz w:val="20"/>
            <w:rPrChange w:id="959" w:author="Revision" w:date="2026-08-03T16:12:00Z" w16du:dateUtc="2026-08-03T21:12:00Z">
              <w:rPr>
                <w:b/>
              </w:rPr>
            </w:rPrChange>
          </w:rPr>
          <w:t>37</w:t>
        </w:r>
        <w:r w:rsidR="00824C87">
          <w:rPr>
            <w:sz w:val="20"/>
            <w:rPrChange w:id="960" w:author="Revision" w:date="2026-08-03T16:12:00Z" w16du:dateUtc="2026-08-03T21:12:00Z">
              <w:rPr/>
            </w:rPrChange>
          </w:rPr>
          <w:t xml:space="preserve">, pg. </w:t>
        </w:r>
      </w:moveFrom>
      <w:moveFromRangeEnd w:id="954"/>
      <w:del w:id="961" w:author="Revision" w:date="2026-08-03T16:12:00Z" w16du:dateUtc="2026-08-03T21:12:00Z">
        <w:r>
          <w:delText>24853–24867, 2024, https://doi.org/10.48550/arXiv.2402.02315.</w:delText>
        </w:r>
      </w:del>
    </w:p>
    <w:p w14:paraId="4657477E" w14:textId="77777777" w:rsidR="00253A83" w:rsidRDefault="00E03B58">
      <w:pPr>
        <w:spacing w:after="60"/>
        <w:rPr>
          <w:del w:id="962" w:author="Revision" w:date="2026-08-03T16:12:00Z" w16du:dateUtc="2026-08-03T21:12:00Z"/>
        </w:rPr>
      </w:pPr>
      <w:del w:id="963" w:author="Revision" w:date="2026-08-03T16:12:00Z" w16du:dateUtc="2026-08-03T21:12:00Z">
        <w:r>
          <w:delText>23.</w:delText>
        </w:r>
      </w:del>
      <w:moveFromRangeStart w:id="964" w:author="Revision" w:date="2026-08-03T16:12:00Z" w:name="move236665994"/>
      <w:moveFrom w:id="965" w:author="Revision" w:date="2026-08-03T16:12:00Z" w16du:dateUtc="2026-08-03T21:12:00Z">
        <w:r w:rsidR="00824C87">
          <w:rPr>
            <w:sz w:val="20"/>
            <w:rPrChange w:id="966" w:author="Revision" w:date="2026-08-03T16:12:00Z" w16du:dateUtc="2026-08-03T21:12:00Z">
              <w:rPr/>
            </w:rPrChange>
          </w:rPr>
          <w:t xml:space="preserve"> H. Li, Y. Cao, Y. Yu, S. R. Javaji, Z. Deng, Y. He, Y. Jiang, Z. Zhu, K. Subbalakshmi, G. Xiong, J. Huang, L. Qian, X. Peng, Q. Xie, J. W. Suchow. InvestorBench: a benchmark for financial decision-making tasks with LLM-based agents. </w:t>
        </w:r>
      </w:moveFrom>
      <w:moveFromRangeEnd w:id="964"/>
      <w:del w:id="967" w:author="Revision" w:date="2026-08-03T16:12:00Z" w16du:dateUtc="2026-08-03T21:12:00Z">
        <w:r>
          <w:delText>arXiv, 2024, https://doi.org/10.48550/arXiv.2412.18174.</w:delText>
        </w:r>
      </w:del>
    </w:p>
    <w:p w14:paraId="0A39DDFC" w14:textId="77777777" w:rsidR="00557FAC" w:rsidRDefault="00E03B58">
      <w:pPr>
        <w:spacing w:after="10"/>
        <w:jc w:val="both"/>
        <w:rPr>
          <w:moveFrom w:id="968" w:author="Revision" w:date="2026-08-03T16:12:00Z" w16du:dateUtc="2026-08-03T21:12:00Z"/>
        </w:rPr>
        <w:pPrChange w:id="969" w:author="Revision" w:date="2026-08-03T16:12:00Z" w16du:dateUtc="2026-08-03T21:12:00Z">
          <w:pPr>
            <w:spacing w:after="60"/>
          </w:pPr>
        </w:pPrChange>
      </w:pPr>
      <w:del w:id="970" w:author="Revision" w:date="2026-08-03T16:12:00Z" w16du:dateUtc="2026-08-03T21:12:00Z">
        <w:r>
          <w:delText>24.</w:delText>
        </w:r>
      </w:del>
      <w:moveFromRangeStart w:id="971" w:author="Revision" w:date="2026-08-03T16:12:00Z" w:name="move236665995"/>
      <w:moveFrom w:id="972" w:author="Revision" w:date="2026-08-03T16:12:00Z" w16du:dateUtc="2026-08-03T21:12:00Z">
        <w:r w:rsidR="00824C87">
          <w:rPr>
            <w:sz w:val="20"/>
            <w:rPrChange w:id="973" w:author="Revision" w:date="2026-08-03T16:12:00Z" w16du:dateUtc="2026-08-03T21:12:00Z">
              <w:rPr/>
            </w:rPrChange>
          </w:rPr>
          <w:t xml:space="preserve"> J. Li, J. Zhang, H. Li, Y. Shen. An agent framework for real-time financial information searching with large language models. arXiv, 2025, https://doi.org/10.48550/arXiv.2502.15684.</w:t>
        </w:r>
      </w:moveFrom>
    </w:p>
    <w:moveFromRangeEnd w:id="971"/>
    <w:p w14:paraId="6905C065" w14:textId="77777777" w:rsidR="00557FAC" w:rsidRDefault="00E03B58">
      <w:pPr>
        <w:spacing w:after="10"/>
        <w:jc w:val="both"/>
        <w:rPr>
          <w:moveFrom w:id="974" w:author="Revision" w:date="2026-08-03T16:12:00Z" w16du:dateUtc="2026-08-03T21:12:00Z"/>
        </w:rPr>
        <w:pPrChange w:id="975" w:author="Revision" w:date="2026-08-03T16:12:00Z" w16du:dateUtc="2026-08-03T21:12:00Z">
          <w:pPr>
            <w:spacing w:after="60"/>
          </w:pPr>
        </w:pPrChange>
      </w:pPr>
      <w:del w:id="976" w:author="Revision" w:date="2026-08-03T16:12:00Z" w16du:dateUtc="2026-08-03T21:12:00Z">
        <w:r>
          <w:delText>25.</w:delText>
        </w:r>
      </w:del>
      <w:moveFromRangeStart w:id="977" w:author="Revision" w:date="2026-08-03T16:12:00Z" w:name="move236665996"/>
      <w:moveFrom w:id="978" w:author="Revision" w:date="2026-08-03T16:12:00Z" w16du:dateUtc="2026-08-03T21:12:00Z">
        <w:r w:rsidR="00824C87">
          <w:rPr>
            <w:sz w:val="20"/>
            <w:rPrChange w:id="979" w:author="Revision" w:date="2026-08-03T16:12:00Z" w16du:dateUtc="2026-08-03T21:12:00Z">
              <w:rPr/>
            </w:rPrChange>
          </w:rPr>
          <w:t xml:space="preserve"> K. Chen, H. Ahmad, D. Goel, C. Szabo. 3S-trader: a multi-LLM framework for adaptive stock scoring, strategy, and selection in portfolio optimization. arXiv, 2025, https://doi.org/10.48550/arXiv.2510.17393.</w:t>
        </w:r>
      </w:moveFrom>
    </w:p>
    <w:moveFromRangeEnd w:id="977"/>
    <w:p w14:paraId="1CB2D735" w14:textId="77777777" w:rsidR="00557FAC" w:rsidRDefault="00E03B58">
      <w:pPr>
        <w:spacing w:after="10"/>
        <w:jc w:val="both"/>
        <w:rPr>
          <w:moveFrom w:id="980" w:author="Revision" w:date="2026-08-03T16:12:00Z" w16du:dateUtc="2026-08-03T21:12:00Z"/>
        </w:rPr>
        <w:pPrChange w:id="981" w:author="Revision" w:date="2026-08-03T16:12:00Z" w16du:dateUtc="2026-08-03T21:12:00Z">
          <w:pPr>
            <w:spacing w:after="60"/>
          </w:pPr>
        </w:pPrChange>
      </w:pPr>
      <w:del w:id="982" w:author="Revision" w:date="2026-08-03T16:12:00Z" w16du:dateUtc="2026-08-03T21:12:00Z">
        <w:r>
          <w:delText>26.</w:delText>
        </w:r>
      </w:del>
      <w:moveFromRangeStart w:id="983" w:author="Revision" w:date="2026-08-03T16:12:00Z" w:name="move236665997"/>
      <w:moveFrom w:id="984" w:author="Revision" w:date="2026-08-03T16:12:00Z" w16du:dateUtc="2026-08-03T21:12:00Z">
        <w:r w:rsidR="00824C87">
          <w:rPr>
            <w:sz w:val="20"/>
            <w:rPrChange w:id="985" w:author="Revision" w:date="2026-08-03T16:12:00Z" w16du:dateUtc="2026-08-03T21:12:00Z">
              <w:rPr/>
            </w:rPrChange>
          </w:rPr>
          <w:t xml:space="preserve"> T. Zhao, J. Lyu, S. Jones, H. Garber, S. Pasquali, D. Mehta. AlphaAgents: large language model-based multi-agents for equity portfolio constructions. arXiv, 2025, https://doi.org/10.48550/arXiv.2508.11152.</w:t>
        </w:r>
      </w:moveFrom>
    </w:p>
    <w:moveFromRangeEnd w:id="983"/>
    <w:p w14:paraId="13F6D10B" w14:textId="77777777" w:rsidR="00557FAC" w:rsidRDefault="00E03B58">
      <w:pPr>
        <w:spacing w:after="10"/>
        <w:jc w:val="both"/>
        <w:rPr>
          <w:moveFrom w:id="986" w:author="Revision" w:date="2026-08-03T16:12:00Z" w16du:dateUtc="2026-08-03T21:12:00Z"/>
        </w:rPr>
        <w:pPrChange w:id="987" w:author="Revision" w:date="2026-08-03T16:12:00Z" w16du:dateUtc="2026-08-03T21:12:00Z">
          <w:pPr>
            <w:spacing w:after="60"/>
          </w:pPr>
        </w:pPrChange>
      </w:pPr>
      <w:del w:id="988" w:author="Revision" w:date="2026-08-03T16:12:00Z" w16du:dateUtc="2026-08-03T21:12:00Z">
        <w:r>
          <w:delText>27.</w:delText>
        </w:r>
      </w:del>
      <w:moveFromRangeStart w:id="989" w:author="Revision" w:date="2026-08-03T16:12:00Z" w:name="move236665998"/>
      <w:moveFrom w:id="990" w:author="Revision" w:date="2026-08-03T16:12:00Z" w16du:dateUtc="2026-08-03T21:12:00Z">
        <w:r w:rsidR="00824C87">
          <w:rPr>
            <w:sz w:val="20"/>
            <w:rPrChange w:id="991" w:author="Revision" w:date="2026-08-03T16:12:00Z" w16du:dateUtc="2026-08-03T21:12:00Z">
              <w:rPr/>
            </w:rPrChange>
          </w:rPr>
          <w:t xml:space="preserve"> T. Zhou, P. Wang, Y. Wu, H. Yang. FinRobot: AI agent for equity research and valuation with large language models. arXiv, 2024, https://doi.org/10.48550/arXiv.2411.08804.</w:t>
        </w:r>
      </w:moveFrom>
    </w:p>
    <w:moveFromRangeEnd w:id="989"/>
    <w:p w14:paraId="28619DAF" w14:textId="77777777" w:rsidR="00253A83" w:rsidRDefault="00E03B58">
      <w:pPr>
        <w:spacing w:after="60"/>
        <w:rPr>
          <w:del w:id="992" w:author="Revision" w:date="2026-08-03T16:12:00Z" w16du:dateUtc="2026-08-03T21:12:00Z"/>
        </w:rPr>
      </w:pPr>
      <w:del w:id="993" w:author="Revision" w:date="2026-08-03T16:12:00Z" w16du:dateUtc="2026-08-03T21:12:00Z">
        <w:r>
          <w:delText>28.</w:delText>
        </w:r>
      </w:del>
      <w:moveFromRangeStart w:id="994" w:author="Revision" w:date="2026-08-03T16:12:00Z" w:name="move236665999"/>
      <w:moveFrom w:id="995" w:author="Revision" w:date="2026-08-03T16:12:00Z" w16du:dateUtc="2026-08-03T21:12:00Z">
        <w:r w:rsidR="00824C87">
          <w:rPr>
            <w:sz w:val="20"/>
            <w:rPrChange w:id="996" w:author="Revision" w:date="2026-08-03T16:12:00Z" w16du:dateUtc="2026-08-03T21:12:00Z">
              <w:rPr/>
            </w:rPrChange>
          </w:rPr>
          <w:t xml:space="preserve"> W. Zhang, L. Zhao, H. Xia, S. Sun, J. Sun, M. Qin, X. Li, Y. Zhao, Y. Zhao, X. Cai, L. Zheng, X. Wang, B. An. A multimodal foundation agent for financial trading: tool-augmented, diversified, and generalist. </w:t>
        </w:r>
        <w:r w:rsidR="00824C87">
          <w:rPr>
            <w:sz w:val="20"/>
            <w:rPrChange w:id="997" w:author="Revision" w:date="2026-08-03T16:12:00Z" w16du:dateUtc="2026-08-03T21:12:00Z">
              <w:rPr>
                <w:i/>
              </w:rPr>
            </w:rPrChange>
          </w:rPr>
          <w:t xml:space="preserve">Proceedings of the 30th ACM SIGKDD Conference on Knowledge Discovery and Data Mining. </w:t>
        </w:r>
        <w:r w:rsidR="00824C87">
          <w:rPr>
            <w:sz w:val="20"/>
            <w:rPrChange w:id="998" w:author="Revision" w:date="2026-08-03T16:12:00Z" w16du:dateUtc="2026-08-03T21:12:00Z">
              <w:rPr/>
            </w:rPrChange>
          </w:rPr>
          <w:t>2024, https://doi.org/10.</w:t>
        </w:r>
      </w:moveFrom>
      <w:moveFromRangeEnd w:id="994"/>
      <w:del w:id="999" w:author="Revision" w:date="2026-08-03T16:12:00Z" w16du:dateUtc="2026-08-03T21:12:00Z">
        <w:r>
          <w:delText>48550/arXiv.2402.18485.</w:delText>
        </w:r>
      </w:del>
    </w:p>
    <w:p w14:paraId="43EB1CDD" w14:textId="77777777" w:rsidR="00253A83" w:rsidRDefault="00E03B58">
      <w:pPr>
        <w:spacing w:after="60"/>
        <w:rPr>
          <w:del w:id="1000" w:author="Revision" w:date="2026-08-03T16:12:00Z" w16du:dateUtc="2026-08-03T21:12:00Z"/>
        </w:rPr>
      </w:pPr>
      <w:del w:id="1001" w:author="Revision" w:date="2026-08-03T16:12:00Z" w16du:dateUtc="2026-08-03T21:12:00Z">
        <w:r>
          <w:delText>29. N. Li, C. Gao, M. Li, Y. Li, Q. Liao. EconAgent: large language model-empowered agents for simulating macroeconomic activities. arXiv, 2023, https://doi.org/10.48550/arXiv.2310.10436.</w:delText>
        </w:r>
      </w:del>
    </w:p>
    <w:p w14:paraId="7EBE3CBA" w14:textId="77777777" w:rsidR="00557FAC" w:rsidRDefault="00E03B58">
      <w:pPr>
        <w:spacing w:after="10"/>
        <w:jc w:val="both"/>
        <w:rPr>
          <w:moveFrom w:id="1002" w:author="Revision" w:date="2026-08-03T16:12:00Z" w16du:dateUtc="2026-08-03T21:12:00Z"/>
        </w:rPr>
        <w:pPrChange w:id="1003" w:author="Revision" w:date="2026-08-03T16:12:00Z" w16du:dateUtc="2026-08-03T21:12:00Z">
          <w:pPr>
            <w:spacing w:after="60"/>
          </w:pPr>
        </w:pPrChange>
      </w:pPr>
      <w:del w:id="1004" w:author="Revision" w:date="2026-08-03T16:12:00Z" w16du:dateUtc="2026-08-03T21:12:00Z">
        <w:r>
          <w:delText>30</w:delText>
        </w:r>
      </w:del>
      <w:moveFromRangeStart w:id="1005" w:author="Revision" w:date="2026-08-03T16:12:00Z" w:name="move236666000"/>
      <w:moveFrom w:id="1006" w:author="Revision" w:date="2026-08-03T16:12:00Z" w16du:dateUtc="2026-08-03T21:12:00Z">
        <w:r w:rsidR="00824C87">
          <w:rPr>
            <w:sz w:val="20"/>
            <w:rPrChange w:id="1007" w:author="Revision" w:date="2026-08-03T16:12:00Z" w16du:dateUtc="2026-08-03T21:12:00Z">
              <w:rPr/>
            </w:rPrChange>
          </w:rPr>
          <w:t>. Y. Li, Y. Yu, H. Li, Z. Chen, K. Khashanah. TradingGPT: multi-agent system with layered memory and distinct characters for enhanced financial trading performance. arXiv, 2023, https://doi.org/10.48550/arXiv.2309.03736.</w:t>
        </w:r>
      </w:moveFrom>
    </w:p>
    <w:moveFromRangeEnd w:id="1005"/>
    <w:p w14:paraId="18249972" w14:textId="77777777" w:rsidR="00253A83" w:rsidRDefault="00E03B58">
      <w:pPr>
        <w:spacing w:after="60"/>
        <w:rPr>
          <w:del w:id="1008" w:author="Revision" w:date="2026-08-03T16:12:00Z" w16du:dateUtc="2026-08-03T21:12:00Z"/>
        </w:rPr>
      </w:pPr>
      <w:del w:id="1009" w:author="Revision" w:date="2026-08-03T16:12:00Z" w16du:dateUtc="2026-08-03T21:12:00Z">
        <w:r>
          <w:delText>31. A. Lopez-Lira. Can large language models trade? testing financial theories with LLM agents in market simulations. arXiv, 2025, https://doi.org/10.48550/arXiv.2504.10789.</w:delText>
        </w:r>
      </w:del>
    </w:p>
    <w:p w14:paraId="4DA90C40" w14:textId="77777777" w:rsidR="00557FAC" w:rsidRDefault="00E03B58">
      <w:pPr>
        <w:spacing w:after="10"/>
        <w:jc w:val="both"/>
        <w:pPrChange w:id="1010" w:author="Revision" w:date="2026-08-03T16:12:00Z" w16du:dateUtc="2026-08-03T21:12:00Z">
          <w:pPr>
            <w:spacing w:after="60"/>
          </w:pPr>
        </w:pPrChange>
      </w:pPr>
      <w:del w:id="1011" w:author="Revision" w:date="2026-08-03T16:12:00Z" w16du:dateUtc="2026-08-03T21:12:00Z">
        <w:r>
          <w:delText>32.</w:delText>
        </w:r>
      </w:del>
      <w:r w:rsidR="00824C87">
        <w:rPr>
          <w:sz w:val="20"/>
          <w:rPrChange w:id="1012" w:author="Revision" w:date="2026-08-03T16:12:00Z" w16du:dateUtc="2026-08-03T21:12:00Z">
            <w:rPr/>
          </w:rPrChange>
        </w:rPr>
        <w:t xml:space="preserve"> I. Mirzadeh, K. Alizadeh, H. Shahrokhi, O. Tuzel, S. Bengio, M. Farajtabar. GSM-symbolic: understanding the limitations of mathematical reasoning in large language models. </w:t>
      </w:r>
      <w:r w:rsidR="00824C87">
        <w:rPr>
          <w:sz w:val="20"/>
          <w:rPrChange w:id="1013" w:author="Revision" w:date="2026-08-03T16:12:00Z" w16du:dateUtc="2026-08-03T21:12:00Z">
            <w:rPr>
              <w:i/>
            </w:rPr>
          </w:rPrChange>
        </w:rPr>
        <w:t xml:space="preserve">International Conference on Learning Representations (ICLR 2025). </w:t>
      </w:r>
      <w:r w:rsidR="00824C87">
        <w:rPr>
          <w:sz w:val="20"/>
          <w:rPrChange w:id="1014" w:author="Revision" w:date="2026-08-03T16:12:00Z" w16du:dateUtc="2026-08-03T21:12:00Z">
            <w:rPr/>
          </w:rPrChange>
        </w:rPr>
        <w:t>2025, https://</w:t>
      </w:r>
      <w:del w:id="1015" w:author="Revision" w:date="2026-08-03T16:12:00Z" w16du:dateUtc="2026-08-03T21:12:00Z">
        <w:r>
          <w:delText>doi.org/10.48550/arXiv.2410.05229</w:delText>
        </w:r>
      </w:del>
      <w:ins w:id="1016" w:author="Revision" w:date="2026-08-03T16:12:00Z" w16du:dateUtc="2026-08-03T21:12:00Z">
        <w:r w:rsidR="00824C87">
          <w:rPr>
            <w:sz w:val="20"/>
            <w:szCs w:val="20"/>
          </w:rPr>
          <w:t>openreview.net/forum?id=AjXkRZIvjB</w:t>
        </w:r>
      </w:ins>
      <w:r w:rsidR="00824C87">
        <w:rPr>
          <w:sz w:val="20"/>
          <w:rPrChange w:id="1017" w:author="Revision" w:date="2026-08-03T16:12:00Z" w16du:dateUtc="2026-08-03T21:12:00Z">
            <w:rPr/>
          </w:rPrChange>
        </w:rPr>
        <w:t>.</w:t>
      </w:r>
    </w:p>
    <w:p w14:paraId="05BA3374" w14:textId="77777777" w:rsidR="00253A83" w:rsidRDefault="00824C87">
      <w:pPr>
        <w:spacing w:after="60"/>
        <w:rPr>
          <w:del w:id="1018" w:author="Revision" w:date="2026-08-03T16:12:00Z" w16du:dateUtc="2026-08-03T21:12:00Z"/>
        </w:rPr>
      </w:pPr>
      <w:ins w:id="1019" w:author="Revision" w:date="2026-08-03T16:12:00Z" w16du:dateUtc="2026-08-03T21:12:00Z">
        <w:r>
          <w:rPr>
            <w:sz w:val="20"/>
            <w:szCs w:val="20"/>
          </w:rPr>
          <w:t>12.</w:t>
        </w:r>
      </w:ins>
      <w:moveToRangeStart w:id="1020" w:author="Revision" w:date="2026-08-03T16:12:00Z" w:name="move236666001"/>
      <w:moveTo w:id="1021" w:author="Revision" w:date="2026-08-03T16:12:00Z" w16du:dateUtc="2026-08-03T21:12:00Z">
        <w:r>
          <w:rPr>
            <w:sz w:val="20"/>
            <w:rPrChange w:id="1022" w:author="Revision" w:date="2026-08-03T16:12:00Z" w16du:dateUtc="2026-08-03T21:12:00Z">
              <w:rPr/>
            </w:rPrChange>
          </w:rPr>
          <w:t xml:space="preserve"> Y. Zhang, Y. Li, L. Cui, D. Cai, L. Liu, T. Fu, X. Huang, E. Zhao, Y. Zhang, C. Xu, Y. Chen, L. Wang, A. T. Luu, W. Bi, F. Shi, S. Shi. </w:t>
        </w:r>
      </w:moveTo>
      <w:moveToRangeEnd w:id="1020"/>
      <w:ins w:id="1023" w:author="Revision" w:date="2026-08-03T16:12:00Z" w16du:dateUtc="2026-08-03T21:12:00Z">
        <w:r>
          <w:rPr>
            <w:sz w:val="20"/>
            <w:szCs w:val="20"/>
          </w:rPr>
          <w:t>Siren’s</w:t>
        </w:r>
      </w:ins>
      <w:moveToRangeStart w:id="1024" w:author="Revision" w:date="2026-08-03T16:12:00Z" w:name="move236666002"/>
      <w:moveTo w:id="1025" w:author="Revision" w:date="2026-08-03T16:12:00Z" w16du:dateUtc="2026-08-03T21:12:00Z">
        <w:r>
          <w:rPr>
            <w:sz w:val="20"/>
            <w:rPrChange w:id="1026" w:author="Revision" w:date="2026-08-03T16:12:00Z" w16du:dateUtc="2026-08-03T21:12:00Z">
              <w:rPr/>
            </w:rPrChange>
          </w:rPr>
          <w:t xml:space="preserve"> song in the AI ocean: a survey on hallucination in large language models. </w:t>
        </w:r>
        <w:r>
          <w:rPr>
            <w:sz w:val="20"/>
            <w:rPrChange w:id="1027" w:author="Revision" w:date="2026-08-03T16:12:00Z" w16du:dateUtc="2026-08-03T21:12:00Z">
              <w:rPr>
                <w:i/>
              </w:rPr>
            </w:rPrChange>
          </w:rPr>
          <w:t xml:space="preserve">Computational Linguistics. </w:t>
        </w:r>
      </w:moveTo>
      <w:moveToRangeEnd w:id="1024"/>
      <w:del w:id="1028" w:author="Revision" w:date="2026-08-03T16:12:00Z" w16du:dateUtc="2026-08-03T21:12:00Z">
        <w:r w:rsidR="00E03B58">
          <w:delText>33.</w:delText>
        </w:r>
      </w:del>
      <w:moveFromRangeStart w:id="1029" w:author="Revision" w:date="2026-08-03T16:12:00Z" w:name="move236665987"/>
      <w:moveFrom w:id="1030" w:author="Revision" w:date="2026-08-03T16:12:00Z" w16du:dateUtc="2026-08-03T21:12:00Z">
        <w:r>
          <w:rPr>
            <w:sz w:val="20"/>
            <w:rPrChange w:id="1031" w:author="Revision" w:date="2026-08-03T16:12:00Z" w16du:dateUtc="2026-08-03T21:12:00Z">
              <w:rPr/>
            </w:rPrChange>
          </w:rPr>
          <w:t xml:space="preserve"> H. Naveed, A. U. Khan, S. Qiu, M. Saqib, S. Anwar, M. Usman, N. Akhtar, N. Barnes, A. Mian. A comprehensive overview of large language models. </w:t>
        </w:r>
        <w:r>
          <w:rPr>
            <w:sz w:val="20"/>
            <w:rPrChange w:id="1032" w:author="Revision" w:date="2026-08-03T16:12:00Z" w16du:dateUtc="2026-08-03T21:12:00Z">
              <w:rPr>
                <w:i/>
              </w:rPr>
            </w:rPrChange>
          </w:rPr>
          <w:t xml:space="preserve">ACM Transactions on Intelligent Systems and Technology. </w:t>
        </w:r>
      </w:moveFrom>
      <w:moveFromRangeEnd w:id="1029"/>
      <w:del w:id="1033" w:author="Revision" w:date="2026-08-03T16:12:00Z" w16du:dateUtc="2026-08-03T21:12:00Z">
        <w:r w:rsidR="00E03B58">
          <w:delText>2023</w:delText>
        </w:r>
      </w:del>
      <w:moveToRangeStart w:id="1034" w:author="Revision" w:date="2026-08-03T16:12:00Z" w:name="move236666003"/>
      <w:moveTo w:id="1035" w:author="Revision" w:date="2026-08-03T16:12:00Z" w16du:dateUtc="2026-08-03T21:12:00Z">
        <w:r>
          <w:rPr>
            <w:sz w:val="20"/>
            <w:rPrChange w:id="1036" w:author="Revision" w:date="2026-08-03T16:12:00Z" w16du:dateUtc="2026-08-03T21:12:00Z">
              <w:rPr/>
            </w:rPrChange>
          </w:rPr>
          <w:t xml:space="preserve">Vol. </w:t>
        </w:r>
      </w:moveTo>
      <w:moveToRangeEnd w:id="1034"/>
      <w:del w:id="1037" w:author="Revision" w:date="2026-08-03T16:12:00Z" w16du:dateUtc="2026-08-03T21:12:00Z">
        <w:r w:rsidR="00E03B58">
          <w:delText>, https://doi.org/10.48550/arXiv.2307.06435.</w:delText>
        </w:r>
      </w:del>
    </w:p>
    <w:p w14:paraId="632CB270" w14:textId="77777777" w:rsidR="00557FAC" w:rsidRDefault="00E03B58">
      <w:pPr>
        <w:spacing w:after="10"/>
        <w:jc w:val="both"/>
        <w:rPr>
          <w:moveFrom w:id="1038" w:author="Revision" w:date="2026-08-03T16:12:00Z" w16du:dateUtc="2026-08-03T21:12:00Z"/>
        </w:rPr>
        <w:pPrChange w:id="1039" w:author="Revision" w:date="2026-08-03T16:12:00Z" w16du:dateUtc="2026-08-03T21:12:00Z">
          <w:pPr>
            <w:spacing w:after="60"/>
          </w:pPr>
        </w:pPrChange>
      </w:pPr>
      <w:del w:id="1040" w:author="Revision" w:date="2026-08-03T16:12:00Z" w16du:dateUtc="2026-08-03T21:12:00Z">
        <w:r>
          <w:delText>34.</w:delText>
        </w:r>
      </w:del>
      <w:moveFromRangeStart w:id="1041" w:author="Revision" w:date="2026-08-03T16:12:00Z" w:name="move236665980"/>
      <w:moveFrom w:id="1042" w:author="Revision" w:date="2026-08-03T16:12:00Z" w16du:dateUtc="2026-08-03T21:12:00Z">
        <w:r w:rsidR="00824C87">
          <w:rPr>
            <w:sz w:val="20"/>
            <w:rPrChange w:id="1043" w:author="Revision" w:date="2026-08-03T16:12:00Z" w16du:dateUtc="2026-08-03T21:12:00Z">
              <w:rPr/>
            </w:rPrChange>
          </w:rPr>
          <w:t xml:space="preserve"> Y. Nie, Y. Kong, X. Dong, J. M. Mulvey, H. V. Poor, Q. Wen, S. Zohren. A survey of large language models for financial applications: progress, prospects and challenges. arXiv, 2024, https://doi.org/10.48550/arXiv.2406.11903.</w:t>
        </w:r>
      </w:moveFrom>
    </w:p>
    <w:moveFromRangeEnd w:id="1041"/>
    <w:p w14:paraId="44C67117" w14:textId="77777777" w:rsidR="00557FAC" w:rsidRDefault="00E03B58">
      <w:pPr>
        <w:spacing w:after="10"/>
        <w:jc w:val="both"/>
        <w:rPr>
          <w:moveFrom w:id="1044" w:author="Revision" w:date="2026-08-03T16:12:00Z" w16du:dateUtc="2026-08-03T21:12:00Z"/>
        </w:rPr>
        <w:pPrChange w:id="1045" w:author="Revision" w:date="2026-08-03T16:12:00Z" w16du:dateUtc="2026-08-03T21:12:00Z">
          <w:pPr>
            <w:spacing w:after="60"/>
          </w:pPr>
        </w:pPrChange>
      </w:pPr>
      <w:del w:id="1046" w:author="Revision" w:date="2026-08-03T16:12:00Z" w16du:dateUtc="2026-08-03T21:12:00Z">
        <w:r>
          <w:delText>35.</w:delText>
        </w:r>
      </w:del>
      <w:moveFromRangeStart w:id="1047" w:author="Revision" w:date="2026-08-03T16:12:00Z" w:name="move236666004"/>
      <w:moveFrom w:id="1048" w:author="Revision" w:date="2026-08-03T16:12:00Z" w16du:dateUtc="2026-08-03T21:12:00Z">
        <w:r w:rsidR="00824C87">
          <w:rPr>
            <w:sz w:val="20"/>
            <w:rPrChange w:id="1049" w:author="Revision" w:date="2026-08-03T16:12:00Z" w16du:dateUtc="2026-08-03T21:12:00Z">
              <w:rPr/>
            </w:rPrChange>
          </w:rPr>
          <w:t xml:space="preserve"> I. Okpala, A. Golgoon, A. R. Kannan. Agentic AI systems applied to tasks in financial services: modeling and model risk management crews. arXiv, 2025, https://doi.org/10.48550/arXiv.2502.05439.</w:t>
        </w:r>
      </w:moveFrom>
    </w:p>
    <w:moveFromRangeEnd w:id="1047"/>
    <w:p w14:paraId="6B5C45A3" w14:textId="77777777" w:rsidR="00253A83" w:rsidRDefault="00E03B58">
      <w:pPr>
        <w:spacing w:after="60"/>
        <w:rPr>
          <w:del w:id="1050" w:author="Revision" w:date="2026-08-03T16:12:00Z" w16du:dateUtc="2026-08-03T21:12:00Z"/>
        </w:rPr>
      </w:pPr>
      <w:del w:id="1051" w:author="Revision" w:date="2026-08-03T16:12:00Z" w16du:dateUtc="2026-08-03T21:12:00Z">
        <w:r>
          <w:delText xml:space="preserve">36. R. Sapkota, K. I. Roumeliotis, M. Karkee. </w:delText>
        </w:r>
        <w:r>
          <w:delText>AI agents vs. agentic AI: a conceptual taxonomy, applications, and challenges. arXiv, 2025, https://doi.org/10.48550/arXiv.2505.10468.</w:delText>
        </w:r>
      </w:del>
    </w:p>
    <w:p w14:paraId="4DE87606" w14:textId="77777777" w:rsidR="00253A83" w:rsidRDefault="00E03B58">
      <w:pPr>
        <w:spacing w:after="60"/>
        <w:rPr>
          <w:del w:id="1052" w:author="Revision" w:date="2026-08-03T16:12:00Z" w16du:dateUtc="2026-08-03T21:12:00Z"/>
        </w:rPr>
      </w:pPr>
      <w:del w:id="1053" w:author="Revision" w:date="2026-08-03T16:12:00Z" w16du:dateUtc="2026-08-03T21:12:00Z">
        <w:r>
          <w:delText>37. T. Takayanagi, K. Izumi, J. Sanz-Cruzado, R. McCreadie, I. Ounis. Are generative AI agents effective personalized financial advisors? arXiv, 2025, https://doi.org/10.48550/arXiv.2504.05862.</w:delText>
        </w:r>
      </w:del>
    </w:p>
    <w:p w14:paraId="6947C1B3" w14:textId="77777777" w:rsidR="00557FAC" w:rsidRDefault="00E03B58">
      <w:pPr>
        <w:spacing w:after="10"/>
        <w:jc w:val="both"/>
        <w:rPr>
          <w:ins w:id="1054" w:author="Revision" w:date="2026-08-03T16:12:00Z" w16du:dateUtc="2026-08-03T21:12:00Z"/>
        </w:rPr>
      </w:pPr>
      <w:del w:id="1055" w:author="Revision" w:date="2026-08-03T16:12:00Z" w16du:dateUtc="2026-08-03T21:12:00Z">
        <w:r>
          <w:delText xml:space="preserve">38. T. Takayanagi, M. Suzuki, K. Izumi, J. Sanz-Cruzado, R. McCreadie, I. Ounis. FinPersona: an LLM-driven conversational agent for personalized financial advising. </w:delText>
        </w:r>
        <w:r>
          <w:rPr>
            <w:i/>
          </w:rPr>
          <w:delText xml:space="preserve">Advances in Information Retrieval (ECIR 2025), Lecture Notes in Computer Science. </w:delText>
        </w:r>
      </w:del>
      <w:ins w:id="1056" w:author="Revision" w:date="2026-08-03T16:12:00Z" w16du:dateUtc="2026-08-03T21:12:00Z">
        <w:r w:rsidR="00824C87">
          <w:rPr>
            <w:sz w:val="20"/>
            <w:szCs w:val="20"/>
          </w:rPr>
          <w:t>51, pg. 1373–1418, 2025, https://doi.org/10.1162/coli.a.16.</w:t>
        </w:r>
      </w:ins>
    </w:p>
    <w:p w14:paraId="00DED0B0" w14:textId="77777777" w:rsidR="00557FAC" w:rsidRDefault="00824C87">
      <w:pPr>
        <w:spacing w:after="10"/>
        <w:jc w:val="both"/>
        <w:rPr>
          <w:moveTo w:id="1057" w:author="Revision" w:date="2026-08-03T16:12:00Z" w16du:dateUtc="2026-08-03T21:12:00Z"/>
        </w:rPr>
        <w:pPrChange w:id="1058" w:author="Revision" w:date="2026-08-03T16:12:00Z" w16du:dateUtc="2026-08-03T21:12:00Z">
          <w:pPr>
            <w:spacing w:after="60"/>
          </w:pPr>
        </w:pPrChange>
      </w:pPr>
      <w:moveFromRangeStart w:id="1059" w:author="Revision" w:date="2026-08-03T16:12:00Z" w:name="move236666003"/>
      <w:moveFrom w:id="1060" w:author="Revision" w:date="2026-08-03T16:12:00Z" w16du:dateUtc="2026-08-03T21:12:00Z">
        <w:r>
          <w:rPr>
            <w:sz w:val="20"/>
            <w:rPrChange w:id="1061" w:author="Revision" w:date="2026-08-03T16:12:00Z" w16du:dateUtc="2026-08-03T21:12:00Z">
              <w:rPr/>
            </w:rPrChange>
          </w:rPr>
          <w:t xml:space="preserve">Vol. </w:t>
        </w:r>
      </w:moveFrom>
      <w:moveFromRangeEnd w:id="1059"/>
      <w:ins w:id="1062" w:author="Revision" w:date="2026-08-03T16:12:00Z" w16du:dateUtc="2026-08-03T21:12:00Z">
        <w:r>
          <w:rPr>
            <w:sz w:val="20"/>
            <w:szCs w:val="20"/>
          </w:rPr>
          <w:t>13.</w:t>
        </w:r>
      </w:ins>
      <w:moveToRangeStart w:id="1063" w:author="Revision" w:date="2026-08-03T16:12:00Z" w:name="move236666004"/>
      <w:moveTo w:id="1064" w:author="Revision" w:date="2026-08-03T16:12:00Z" w16du:dateUtc="2026-08-03T21:12:00Z">
        <w:r>
          <w:rPr>
            <w:sz w:val="20"/>
            <w:rPrChange w:id="1065" w:author="Revision" w:date="2026-08-03T16:12:00Z" w16du:dateUtc="2026-08-03T21:12:00Z">
              <w:rPr/>
            </w:rPrChange>
          </w:rPr>
          <w:t xml:space="preserve"> I. Okpala, A. Golgoon, A. R. Kannan. Agentic AI systems applied to tasks in financial services: modeling and model risk management crews. arXiv, 2025, https://doi.org/10.48550/arXiv.2502.05439.</w:t>
        </w:r>
      </w:moveTo>
    </w:p>
    <w:moveToRangeEnd w:id="1063"/>
    <w:p w14:paraId="7EF8AF8C" w14:textId="77777777" w:rsidR="00557FAC" w:rsidRDefault="00824C87">
      <w:pPr>
        <w:spacing w:after="10"/>
        <w:jc w:val="both"/>
        <w:rPr>
          <w:moveTo w:id="1066" w:author="Revision" w:date="2026-08-03T16:12:00Z" w16du:dateUtc="2026-08-03T21:12:00Z"/>
        </w:rPr>
        <w:pPrChange w:id="1067" w:author="Revision" w:date="2026-08-03T16:12:00Z" w16du:dateUtc="2026-08-03T21:12:00Z">
          <w:pPr>
            <w:spacing w:after="60"/>
          </w:pPr>
        </w:pPrChange>
      </w:pPr>
      <w:ins w:id="1068" w:author="Revision" w:date="2026-08-03T16:12:00Z" w16du:dateUtc="2026-08-03T21:12:00Z">
        <w:r>
          <w:rPr>
            <w:sz w:val="20"/>
            <w:szCs w:val="20"/>
          </w:rPr>
          <w:t>14.</w:t>
        </w:r>
      </w:ins>
      <w:moveToRangeStart w:id="1069" w:author="Revision" w:date="2026-08-03T16:12:00Z" w:name="move236665989"/>
      <w:moveTo w:id="1070" w:author="Revision" w:date="2026-08-03T16:12:00Z" w16du:dateUtc="2026-08-03T21:12:00Z">
        <w:r>
          <w:rPr>
            <w:sz w:val="20"/>
            <w:rPrChange w:id="1071" w:author="Revision" w:date="2026-08-03T16:12:00Z" w16du:dateUtc="2026-08-03T21:12:00Z">
              <w:rPr/>
            </w:rPrChange>
          </w:rPr>
          <w:t xml:space="preserve"> G. Fatouros, K. Metaxas, J. Soldatos, M. Karathanassis. MarketSenseAI 2.0: enhancing stock analysis through LLM agents. arXiv, 2025, https://doi.org/10.48550/arXiv.2502.00415.</w:t>
        </w:r>
      </w:moveTo>
    </w:p>
    <w:moveToRangeEnd w:id="1069"/>
    <w:p w14:paraId="2573963B" w14:textId="77777777" w:rsidR="00557FAC" w:rsidRDefault="00824C87">
      <w:pPr>
        <w:spacing w:after="10"/>
        <w:jc w:val="both"/>
        <w:rPr>
          <w:moveTo w:id="1072" w:author="Revision" w:date="2026-08-03T16:12:00Z" w16du:dateUtc="2026-08-03T21:12:00Z"/>
        </w:rPr>
        <w:pPrChange w:id="1073" w:author="Revision" w:date="2026-08-03T16:12:00Z" w16du:dateUtc="2026-08-03T21:12:00Z">
          <w:pPr>
            <w:spacing w:after="60"/>
          </w:pPr>
        </w:pPrChange>
      </w:pPr>
      <w:ins w:id="1074" w:author="Revision" w:date="2026-08-03T16:12:00Z" w16du:dateUtc="2026-08-03T21:12:00Z">
        <w:r>
          <w:rPr>
            <w:sz w:val="20"/>
            <w:szCs w:val="20"/>
          </w:rPr>
          <w:t>15.</w:t>
        </w:r>
      </w:ins>
      <w:moveToRangeStart w:id="1075" w:author="Revision" w:date="2026-08-03T16:12:00Z" w:name="move236665986"/>
      <w:moveTo w:id="1076" w:author="Revision" w:date="2026-08-03T16:12:00Z" w16du:dateUtc="2026-08-03T21:12:00Z">
        <w:r>
          <w:rPr>
            <w:sz w:val="20"/>
            <w:rPrChange w:id="1077" w:author="Revision" w:date="2026-08-03T16:12:00Z" w16du:dateUtc="2026-08-03T21:12:00Z">
              <w:rPr/>
            </w:rPrChange>
          </w:rPr>
          <w:t xml:space="preserve"> J. Cheng, P. Chin. AAPM: large language model agent-based asset pricing models. arXiv, 2024, https://doi.org/10.48550/arXiv.2409.17266.</w:t>
        </w:r>
      </w:moveTo>
    </w:p>
    <w:moveToRangeEnd w:id="1075"/>
    <w:p w14:paraId="5E572AED" w14:textId="77777777" w:rsidR="00557FAC" w:rsidRDefault="00824C87">
      <w:pPr>
        <w:spacing w:after="10"/>
        <w:jc w:val="both"/>
        <w:rPr>
          <w:moveTo w:id="1078" w:author="Revision" w:date="2026-08-03T16:12:00Z" w16du:dateUtc="2026-08-03T21:12:00Z"/>
        </w:rPr>
        <w:pPrChange w:id="1079" w:author="Revision" w:date="2026-08-03T16:12:00Z" w16du:dateUtc="2026-08-03T21:12:00Z">
          <w:pPr>
            <w:spacing w:after="60"/>
          </w:pPr>
        </w:pPrChange>
      </w:pPr>
      <w:ins w:id="1080" w:author="Revision" w:date="2026-08-03T16:12:00Z" w16du:dateUtc="2026-08-03T21:12:00Z">
        <w:r>
          <w:rPr>
            <w:sz w:val="20"/>
            <w:szCs w:val="20"/>
          </w:rPr>
          <w:t>16.</w:t>
        </w:r>
      </w:ins>
      <w:moveToRangeStart w:id="1081" w:author="Revision" w:date="2026-08-03T16:12:00Z" w:name="move236665988"/>
      <w:moveTo w:id="1082" w:author="Revision" w:date="2026-08-03T16:12:00Z" w16du:dateUtc="2026-08-03T21:12:00Z">
        <w:r>
          <w:rPr>
            <w:sz w:val="20"/>
            <w:rPrChange w:id="1083" w:author="Revision" w:date="2026-08-03T16:12:00Z" w16du:dateUtc="2026-08-03T21:12:00Z">
              <w:rPr/>
            </w:rPrChange>
          </w:rPr>
          <w:t xml:space="preserve"> C. Choi, A. Lopez-Lira, Y. Lee, J. Kwon, M. Kim, J. Hwang, M. Ha, C. Kim, J. Ha, S. Yun, J. Kim. Structuring the unstructured: a multi-agent system for extracting and querying financial KPIs and guidance. arXiv, 2025, https://doi.org/10.48550/arXiv.2505.19197.</w:t>
        </w:r>
      </w:moveTo>
    </w:p>
    <w:moveToRangeEnd w:id="1081"/>
    <w:p w14:paraId="5116A99A" w14:textId="77777777" w:rsidR="00557FAC" w:rsidRDefault="00824C87">
      <w:pPr>
        <w:spacing w:after="10"/>
        <w:jc w:val="both"/>
        <w:rPr>
          <w:ins w:id="1084" w:author="Revision" w:date="2026-08-03T16:12:00Z" w16du:dateUtc="2026-08-03T21:12:00Z"/>
        </w:rPr>
      </w:pPr>
      <w:ins w:id="1085" w:author="Revision" w:date="2026-08-03T16:12:00Z" w16du:dateUtc="2026-08-03T21:12:00Z">
        <w:r>
          <w:rPr>
            <w:sz w:val="20"/>
            <w:szCs w:val="20"/>
          </w:rPr>
          <w:t>17.</w:t>
        </w:r>
      </w:ins>
      <w:moveToRangeStart w:id="1086" w:author="Revision" w:date="2026-08-03T16:12:00Z" w:name="move236665991"/>
      <w:moveTo w:id="1087" w:author="Revision" w:date="2026-08-03T16:12:00Z" w16du:dateUtc="2026-08-03T21:12:00Z">
        <w:r>
          <w:rPr>
            <w:sz w:val="20"/>
            <w:rPrChange w:id="1088" w:author="Revision" w:date="2026-08-03T16:12:00Z" w16du:dateUtc="2026-08-03T21:12:00Z">
              <w:rPr/>
            </w:rPrChange>
          </w:rPr>
          <w:t xml:space="preserve"> T. Guo, X. Chen, Y. Wang, R. Chang, S. Pei, N. V. Chawla, O. Wiest, X. Zhang. Large language model based multi-agents: a survey of progress and challenges. </w:t>
        </w:r>
      </w:moveTo>
      <w:moveToRangeEnd w:id="1086"/>
      <w:ins w:id="1089" w:author="Revision" w:date="2026-08-03T16:12:00Z" w16du:dateUtc="2026-08-03T21:12:00Z">
        <w:r>
          <w:rPr>
            <w:sz w:val="20"/>
            <w:szCs w:val="20"/>
          </w:rPr>
          <w:t>Proceedings of the 33rd International Joint Conference on Artificial Intelligence (IJCAI 2024), Survey Track. 2024, https://doi.org/10.24963/ijcai.2024/890.</w:t>
        </w:r>
      </w:ins>
    </w:p>
    <w:p w14:paraId="6A04AF1A" w14:textId="77777777" w:rsidR="00253A83" w:rsidRDefault="00824C87">
      <w:pPr>
        <w:spacing w:after="60"/>
        <w:rPr>
          <w:del w:id="1090" w:author="Revision" w:date="2026-08-03T16:12:00Z" w16du:dateUtc="2026-08-03T21:12:00Z"/>
        </w:rPr>
      </w:pPr>
      <w:ins w:id="1091" w:author="Revision" w:date="2026-08-03T16:12:00Z" w16du:dateUtc="2026-08-03T21:12:00Z">
        <w:r>
          <w:rPr>
            <w:sz w:val="20"/>
            <w:szCs w:val="20"/>
          </w:rPr>
          <w:t>18.</w:t>
        </w:r>
      </w:ins>
      <w:moveToRangeStart w:id="1092" w:author="Revision" w:date="2026-08-03T16:12:00Z" w:name="move236665992"/>
      <w:moveTo w:id="1093" w:author="Revision" w:date="2026-08-03T16:12:00Z" w16du:dateUtc="2026-08-03T21:12:00Z">
        <w:r>
          <w:rPr>
            <w:sz w:val="20"/>
            <w:rPrChange w:id="1094" w:author="Revision" w:date="2026-08-03T16:12:00Z" w16du:dateUtc="2026-08-03T21:12:00Z">
              <w:rPr/>
            </w:rPrChange>
          </w:rPr>
          <w:t xml:space="preserve"> X. Han, N. Wang, S. Che, H. Yang, K. Zhang, S. X. Xu. Enhancing investment analysis: optimizing AI-agent collaboration in financial research. </w:t>
        </w:r>
        <w:r>
          <w:rPr>
            <w:sz w:val="20"/>
            <w:rPrChange w:id="1095" w:author="Revision" w:date="2026-08-03T16:12:00Z" w16du:dateUtc="2026-08-03T21:12:00Z">
              <w:rPr>
                <w:i/>
              </w:rPr>
            </w:rPrChange>
          </w:rPr>
          <w:t xml:space="preserve">Proceedings of the 5th ACM International Conference on AI in Finance. </w:t>
        </w:r>
        <w:r>
          <w:rPr>
            <w:sz w:val="20"/>
            <w:rPrChange w:id="1096" w:author="Revision" w:date="2026-08-03T16:12:00Z" w16du:dateUtc="2026-08-03T21:12:00Z">
              <w:rPr/>
            </w:rPrChange>
          </w:rPr>
          <w:t>2024, https://doi.org/10.</w:t>
        </w:r>
      </w:moveTo>
      <w:moveToRangeEnd w:id="1092"/>
      <w:del w:id="1097" w:author="Revision" w:date="2026-08-03T16:12:00Z" w16du:dateUtc="2026-08-03T21:12:00Z">
        <w:r w:rsidR="00E03B58">
          <w:rPr>
            <w:b/>
          </w:rPr>
          <w:delText>15576</w:delText>
        </w:r>
        <w:r w:rsidR="00E03B58">
          <w:delText>, pg. 13–18, 2025, https://doi.org/10.1007/978-3-031-88720-8_3.</w:delText>
        </w:r>
      </w:del>
    </w:p>
    <w:p w14:paraId="0BED699B" w14:textId="77777777" w:rsidR="00557FAC" w:rsidRDefault="00E03B58">
      <w:pPr>
        <w:spacing w:after="10"/>
        <w:jc w:val="both"/>
        <w:rPr>
          <w:moveFrom w:id="1098" w:author="Revision" w:date="2026-08-03T16:12:00Z" w16du:dateUtc="2026-08-03T21:12:00Z"/>
        </w:rPr>
        <w:pPrChange w:id="1099" w:author="Revision" w:date="2026-08-03T16:12:00Z" w16du:dateUtc="2026-08-03T21:12:00Z">
          <w:pPr>
            <w:spacing w:after="60"/>
          </w:pPr>
        </w:pPrChange>
      </w:pPr>
      <w:del w:id="1100" w:author="Revision" w:date="2026-08-03T16:12:00Z" w16du:dateUtc="2026-08-03T21:12:00Z">
        <w:r>
          <w:delText>39.</w:delText>
        </w:r>
      </w:del>
      <w:moveFromRangeStart w:id="1101" w:author="Revision" w:date="2026-08-03T16:12:00Z" w:name="move236666005"/>
      <w:moveFrom w:id="1102" w:author="Revision" w:date="2026-08-03T16:12:00Z" w16du:dateUtc="2026-08-03T21:12:00Z">
        <w:r w:rsidR="00824C87">
          <w:rPr>
            <w:sz w:val="20"/>
            <w:rPrChange w:id="1103" w:author="Revision" w:date="2026-08-03T16:12:00Z" w16du:dateUtc="2026-08-03T21:12:00Z">
              <w:rPr/>
            </w:rPrChange>
          </w:rPr>
          <w:t xml:space="preserve"> P. C. Tetlock. Giving content to investor sentiment: the role of media in the stock market. </w:t>
        </w:r>
        <w:r w:rsidR="00824C87">
          <w:rPr>
            <w:sz w:val="20"/>
            <w:rPrChange w:id="1104" w:author="Revision" w:date="2026-08-03T16:12:00Z" w16du:dateUtc="2026-08-03T21:12:00Z">
              <w:rPr>
                <w:i/>
              </w:rPr>
            </w:rPrChange>
          </w:rPr>
          <w:t xml:space="preserve">The Journal of Finance. </w:t>
        </w:r>
        <w:r w:rsidR="00824C87">
          <w:rPr>
            <w:sz w:val="20"/>
            <w:rPrChange w:id="1105" w:author="Revision" w:date="2026-08-03T16:12:00Z" w16du:dateUtc="2026-08-03T21:12:00Z">
              <w:rPr/>
            </w:rPrChange>
          </w:rPr>
          <w:t xml:space="preserve">Vol. </w:t>
        </w:r>
        <w:r w:rsidR="00824C87">
          <w:rPr>
            <w:sz w:val="20"/>
            <w:rPrChange w:id="1106" w:author="Revision" w:date="2026-08-03T16:12:00Z" w16du:dateUtc="2026-08-03T21:12:00Z">
              <w:rPr>
                <w:b/>
              </w:rPr>
            </w:rPrChange>
          </w:rPr>
          <w:t>62</w:t>
        </w:r>
        <w:r w:rsidR="00824C87">
          <w:rPr>
            <w:sz w:val="20"/>
            <w:rPrChange w:id="1107" w:author="Revision" w:date="2026-08-03T16:12:00Z" w16du:dateUtc="2026-08-03T21:12:00Z">
              <w:rPr/>
            </w:rPrChange>
          </w:rPr>
          <w:t>, pg. 1139–1168, 2007, https://doi.org/10.1111/j.1540-6261.2007.01232.x.</w:t>
        </w:r>
      </w:moveFrom>
    </w:p>
    <w:moveFromRangeEnd w:id="1101"/>
    <w:p w14:paraId="318F9EDF" w14:textId="77777777" w:rsidR="00253A83" w:rsidRDefault="00E03B58">
      <w:pPr>
        <w:spacing w:after="60"/>
        <w:rPr>
          <w:del w:id="1108" w:author="Revision" w:date="2026-08-03T16:12:00Z" w16du:dateUtc="2026-08-03T21:12:00Z"/>
        </w:rPr>
      </w:pPr>
      <w:del w:id="1109" w:author="Revision" w:date="2026-08-03T16:12:00Z" w16du:dateUtc="2026-08-03T21:12:00Z">
        <w:r>
          <w:delText xml:space="preserve">40. A. Vidler, T. Walsh. Shifting power: leveraging LLMs to simulate human aversion in ABMs of bilateral financial exchanges. arXiv, 2025, </w:delText>
        </w:r>
        <w:r>
          <w:delText>https://doi.org/10.48550/arXiv.2503.00320.</w:delText>
        </w:r>
      </w:del>
    </w:p>
    <w:p w14:paraId="2DF92884" w14:textId="77777777" w:rsidR="00557FAC" w:rsidRDefault="00E03B58">
      <w:pPr>
        <w:spacing w:after="10"/>
        <w:jc w:val="both"/>
        <w:rPr>
          <w:moveFrom w:id="1110" w:author="Revision" w:date="2026-08-03T16:12:00Z" w16du:dateUtc="2026-08-03T21:12:00Z"/>
        </w:rPr>
        <w:pPrChange w:id="1111" w:author="Revision" w:date="2026-08-03T16:12:00Z" w16du:dateUtc="2026-08-03T21:12:00Z">
          <w:pPr>
            <w:spacing w:after="60"/>
          </w:pPr>
        </w:pPrChange>
      </w:pPr>
      <w:del w:id="1112" w:author="Revision" w:date="2026-08-03T16:12:00Z" w16du:dateUtc="2026-08-03T21:12:00Z">
        <w:r>
          <w:delText>41</w:delText>
        </w:r>
      </w:del>
      <w:moveFromRangeStart w:id="1113" w:author="Revision" w:date="2026-08-03T16:12:00Z" w:name="move236666006"/>
      <w:moveFrom w:id="1114" w:author="Revision" w:date="2026-08-03T16:12:00Z" w16du:dateUtc="2026-08-03T21:12:00Z">
        <w:r w:rsidR="00824C87">
          <w:rPr>
            <w:sz w:val="20"/>
            <w:rPrChange w:id="1115" w:author="Revision" w:date="2026-08-03T16:12:00Z" w16du:dateUtc="2026-08-03T21:12:00Z">
              <w:rPr/>
            </w:rPrChange>
          </w:rPr>
          <w:t xml:space="preserve">. S. Wang, H. Yuan, L. M. Ni, J. Guo. </w:t>
        </w:r>
      </w:moveFrom>
      <w:moveFromRangeEnd w:id="1113"/>
      <w:del w:id="1116" w:author="Revision" w:date="2026-08-03T16:12:00Z" w16du:dateUtc="2026-08-03T21:12:00Z">
        <w:r>
          <w:delText>QuantAgent: seeking the holy grail in trading by self-improving large language models</w:delText>
        </w:r>
      </w:del>
      <w:moveFromRangeStart w:id="1117" w:author="Revision" w:date="2026-08-03T16:12:00Z" w:name="move236666007"/>
      <w:moveFrom w:id="1118" w:author="Revision" w:date="2026-08-03T16:12:00Z" w16du:dateUtc="2026-08-03T21:12:00Z">
        <w:r w:rsidR="00824C87">
          <w:rPr>
            <w:sz w:val="20"/>
            <w:rPrChange w:id="1119" w:author="Revision" w:date="2026-08-03T16:12:00Z" w16du:dateUtc="2026-08-03T21:12:00Z">
              <w:rPr/>
            </w:rPrChange>
          </w:rPr>
          <w:t>. arXiv, 2024, https://doi.org/10.48550/arXiv.2402.03755.</w:t>
        </w:r>
      </w:moveFrom>
    </w:p>
    <w:moveFromRangeEnd w:id="1117"/>
    <w:p w14:paraId="2C0D23EA" w14:textId="77777777" w:rsidR="00253A83" w:rsidRDefault="00E03B58">
      <w:pPr>
        <w:spacing w:after="60"/>
        <w:rPr>
          <w:del w:id="1120" w:author="Revision" w:date="2026-08-03T16:12:00Z" w16du:dateUtc="2026-08-03T21:12:00Z"/>
        </w:rPr>
      </w:pPr>
      <w:del w:id="1121" w:author="Revision" w:date="2026-08-03T16:12:00Z" w16du:dateUtc="2026-08-03T21:12:00Z">
        <w:r>
          <w:delText>42.</w:delText>
        </w:r>
      </w:del>
      <w:moveFromRangeStart w:id="1122" w:author="Revision" w:date="2026-08-03T16:12:00Z" w:name="move236666008"/>
      <w:moveFrom w:id="1123" w:author="Revision" w:date="2026-08-03T16:12:00Z" w16du:dateUtc="2026-08-03T21:12:00Z">
        <w:r w:rsidR="00824C87">
          <w:rPr>
            <w:sz w:val="20"/>
            <w:rPrChange w:id="1124" w:author="Revision" w:date="2026-08-03T16:12:00Z" w16du:dateUtc="2026-08-03T21:12:00Z">
              <w:rPr/>
            </w:rPrChange>
          </w:rPr>
          <w:t xml:space="preserve"> Y. Yu, H. Li, Z. Chen, Y. Jiang, Y. Li, D. Zhang, R. Liu, J. W. Suchow, K. Khashanah. FinMem: a performance-enhanced LLM trading agent with layered memory and character design. </w:t>
        </w:r>
      </w:moveFrom>
      <w:moveFromRangeEnd w:id="1122"/>
      <w:del w:id="1125" w:author="Revision" w:date="2026-08-03T16:12:00Z" w16du:dateUtc="2026-08-03T21:12:00Z">
        <w:r>
          <w:rPr>
            <w:i/>
          </w:rPr>
          <w:delText xml:space="preserve">AAAI Symposium Series. </w:delText>
        </w:r>
        <w:r>
          <w:delText>2024, https://doi.org/10.48550/arXiv.2311.13743.</w:delText>
        </w:r>
      </w:del>
    </w:p>
    <w:p w14:paraId="0F278261" w14:textId="77777777" w:rsidR="00253A83" w:rsidRDefault="00E03B58">
      <w:pPr>
        <w:spacing w:after="60"/>
        <w:rPr>
          <w:del w:id="1126" w:author="Revision" w:date="2026-08-03T16:12:00Z" w16du:dateUtc="2026-08-03T21:12:00Z"/>
        </w:rPr>
      </w:pPr>
      <w:del w:id="1127" w:author="Revision" w:date="2026-08-03T16:12:00Z" w16du:dateUtc="2026-08-03T21:12:00Z">
        <w:r>
          <w:delText xml:space="preserve">43. H. Yuan, S. Wang, J. Guo. </w:delText>
        </w:r>
        <w:r>
          <w:delText>Alpha-GPT 2.0: human-in-the-loop AI for quantitative investment. arXiv, 2024, https://doi.org/10.48550/arXiv.2402.09746.</w:delText>
        </w:r>
      </w:del>
    </w:p>
    <w:p w14:paraId="6D755B2D" w14:textId="77777777" w:rsidR="00557FAC" w:rsidRDefault="00E03B58">
      <w:pPr>
        <w:spacing w:after="10"/>
        <w:jc w:val="both"/>
        <w:rPr>
          <w:ins w:id="1128" w:author="Revision" w:date="2026-08-03T16:12:00Z" w16du:dateUtc="2026-08-03T21:12:00Z"/>
        </w:rPr>
      </w:pPr>
      <w:del w:id="1129" w:author="Revision" w:date="2026-08-03T16:12:00Z" w16du:dateUtc="2026-08-03T21:12:00Z">
        <w:r>
          <w:delText>44</w:delText>
        </w:r>
      </w:del>
      <w:ins w:id="1130" w:author="Revision" w:date="2026-08-03T16:12:00Z" w16du:dateUtc="2026-08-03T21:12:00Z">
        <w:r w:rsidR="00824C87">
          <w:rPr>
            <w:sz w:val="20"/>
            <w:szCs w:val="20"/>
          </w:rPr>
          <w:t>1145/3677052.3698645.</w:t>
        </w:r>
      </w:ins>
    </w:p>
    <w:p w14:paraId="4A37AC35" w14:textId="77777777" w:rsidR="00557FAC" w:rsidRDefault="00824C87">
      <w:pPr>
        <w:spacing w:after="10"/>
        <w:jc w:val="both"/>
        <w:pPrChange w:id="1131" w:author="Revision" w:date="2026-08-03T16:12:00Z" w16du:dateUtc="2026-08-03T21:12:00Z">
          <w:pPr>
            <w:spacing w:after="60"/>
          </w:pPr>
        </w:pPrChange>
      </w:pPr>
      <w:ins w:id="1132" w:author="Revision" w:date="2026-08-03T16:12:00Z" w16du:dateUtc="2026-08-03T21:12:00Z">
        <w:r>
          <w:rPr>
            <w:sz w:val="20"/>
            <w:szCs w:val="20"/>
          </w:rPr>
          <w:t>19</w:t>
        </w:r>
      </w:ins>
      <w:r>
        <w:rPr>
          <w:sz w:val="20"/>
          <w:rPrChange w:id="1133" w:author="Revision" w:date="2026-08-03T16:12:00Z" w16du:dateUtc="2026-08-03T21:12:00Z">
            <w:rPr/>
          </w:rPrChange>
        </w:rPr>
        <w:t>. C. Zhang, X. Liu, M. Jin, Z. Zhang, L. Li, Z. Wang, W. Hua, D. Shu, S. Zhu, X. Jin, S. Li, M. Du, Y. Zhang. When AI meets finance (StockAgent): large language model-based stock trading in simulated real-world environments. arXiv, 2024, https://doi.org/10.48550/arXiv.2407.18957.</w:t>
      </w:r>
    </w:p>
    <w:p w14:paraId="54D64598" w14:textId="77777777" w:rsidR="00557FAC" w:rsidRDefault="00E03B58">
      <w:pPr>
        <w:spacing w:after="10"/>
        <w:jc w:val="both"/>
        <w:rPr>
          <w:moveTo w:id="1134" w:author="Revision" w:date="2026-08-03T16:12:00Z" w16du:dateUtc="2026-08-03T21:12:00Z"/>
        </w:rPr>
        <w:pPrChange w:id="1135" w:author="Revision" w:date="2026-08-03T16:12:00Z" w16du:dateUtc="2026-08-03T21:12:00Z">
          <w:pPr>
            <w:spacing w:after="60"/>
          </w:pPr>
        </w:pPrChange>
      </w:pPr>
      <w:del w:id="1136" w:author="Revision" w:date="2026-08-03T16:12:00Z" w16du:dateUtc="2026-08-03T21:12:00Z">
        <w:r>
          <w:delText>45.</w:delText>
        </w:r>
      </w:del>
      <w:ins w:id="1137" w:author="Revision" w:date="2026-08-03T16:12:00Z" w16du:dateUtc="2026-08-03T21:12:00Z">
        <w:r w:rsidR="00824C87">
          <w:rPr>
            <w:sz w:val="20"/>
            <w:szCs w:val="20"/>
          </w:rPr>
          <w:t>20</w:t>
        </w:r>
      </w:ins>
      <w:moveToRangeStart w:id="1138" w:author="Revision" w:date="2026-08-03T16:12:00Z" w:name="move236666000"/>
      <w:moveTo w:id="1139" w:author="Revision" w:date="2026-08-03T16:12:00Z" w16du:dateUtc="2026-08-03T21:12:00Z">
        <w:r w:rsidR="00824C87">
          <w:rPr>
            <w:sz w:val="20"/>
            <w:rPrChange w:id="1140" w:author="Revision" w:date="2026-08-03T16:12:00Z" w16du:dateUtc="2026-08-03T21:12:00Z">
              <w:rPr/>
            </w:rPrChange>
          </w:rPr>
          <w:t>. Y. Li, Y. Yu, H. Li, Z. Chen, K. Khashanah. TradingGPT: multi-agent system with layered memory and distinct characters for enhanced financial trading performance. arXiv, 2023, https://doi.org/10.48550/arXiv.2309.03736.</w:t>
        </w:r>
      </w:moveTo>
    </w:p>
    <w:moveToRangeEnd w:id="1138"/>
    <w:p w14:paraId="3B38B7FA" w14:textId="77777777" w:rsidR="00557FAC" w:rsidRDefault="00824C87">
      <w:pPr>
        <w:spacing w:after="10"/>
        <w:jc w:val="both"/>
        <w:rPr>
          <w:ins w:id="1141" w:author="Revision" w:date="2026-08-03T16:12:00Z" w16du:dateUtc="2026-08-03T21:12:00Z"/>
        </w:rPr>
      </w:pPr>
      <w:ins w:id="1142" w:author="Revision" w:date="2026-08-03T16:12:00Z" w16du:dateUtc="2026-08-03T21:12:00Z">
        <w:r>
          <w:rPr>
            <w:sz w:val="20"/>
            <w:szCs w:val="20"/>
          </w:rPr>
          <w:t>21.</w:t>
        </w:r>
      </w:ins>
      <w:moveToRangeStart w:id="1143" w:author="Revision" w:date="2026-08-03T16:12:00Z" w:name="move236666008"/>
      <w:moveTo w:id="1144" w:author="Revision" w:date="2026-08-03T16:12:00Z" w16du:dateUtc="2026-08-03T21:12:00Z">
        <w:r>
          <w:rPr>
            <w:sz w:val="20"/>
            <w:rPrChange w:id="1145" w:author="Revision" w:date="2026-08-03T16:12:00Z" w16du:dateUtc="2026-08-03T21:12:00Z">
              <w:rPr/>
            </w:rPrChange>
          </w:rPr>
          <w:t xml:space="preserve"> Y. Yu, H. Li, Z. Chen, Y. Jiang, Y. Li, D. Zhang, R. Liu, J. W. Suchow, K. Khashanah. FinMem: a performance-enhanced LLM trading agent with layered memory and character design. </w:t>
        </w:r>
      </w:moveTo>
      <w:moveToRangeEnd w:id="1143"/>
      <w:ins w:id="1146" w:author="Revision" w:date="2026-08-03T16:12:00Z" w16du:dateUtc="2026-08-03T21:12:00Z">
        <w:r>
          <w:rPr>
            <w:sz w:val="20"/>
            <w:szCs w:val="20"/>
          </w:rPr>
          <w:t>Proceedings of the AAAI Symposium Series. Vol. 3, pg. 595–597, 2024, https://doi.org/10.1609/aaaiss.v3i1.31290.</w:t>
        </w:r>
      </w:ins>
    </w:p>
    <w:p w14:paraId="09F6D0E8" w14:textId="77777777" w:rsidR="00557FAC" w:rsidRDefault="00824C87">
      <w:pPr>
        <w:spacing w:after="10"/>
        <w:jc w:val="both"/>
        <w:rPr>
          <w:moveTo w:id="1147" w:author="Revision" w:date="2026-08-03T16:12:00Z" w16du:dateUtc="2026-08-03T21:12:00Z"/>
        </w:rPr>
        <w:pPrChange w:id="1148" w:author="Revision" w:date="2026-08-03T16:12:00Z" w16du:dateUtc="2026-08-03T21:12:00Z">
          <w:pPr>
            <w:spacing w:after="60"/>
          </w:pPr>
        </w:pPrChange>
      </w:pPr>
      <w:ins w:id="1149" w:author="Revision" w:date="2026-08-03T16:12:00Z" w16du:dateUtc="2026-08-03T21:12:00Z">
        <w:r>
          <w:rPr>
            <w:sz w:val="20"/>
            <w:szCs w:val="20"/>
          </w:rPr>
          <w:t>22.</w:t>
        </w:r>
      </w:ins>
      <w:moveToRangeStart w:id="1150" w:author="Revision" w:date="2026-08-03T16:12:00Z" w:name="move236665990"/>
      <w:moveTo w:id="1151" w:author="Revision" w:date="2026-08-03T16:12:00Z" w16du:dateUtc="2026-08-03T21:12:00Z">
        <w:r>
          <w:rPr>
            <w:sz w:val="20"/>
            <w:rPrChange w:id="1152" w:author="Revision" w:date="2026-08-03T16:12:00Z" w16du:dateUtc="2026-08-03T21:12:00Z">
              <w:rPr/>
            </w:rPrChange>
          </w:rPr>
          <w:t xml:space="preserve"> T. Guo, H. Shen, J. Huang, Z. Mao, J. Luo, B. Chen, Z. Chen, L. Liu, B. Xia, X. Liu, Y. Ma, M. Zhang. MASS: multi-agent simulation scaling for portfolio construction. arXiv, 2025, https://doi.org/10.48550/arXiv.2505.10278.</w:t>
        </w:r>
      </w:moveTo>
    </w:p>
    <w:moveToRangeEnd w:id="1150"/>
    <w:p w14:paraId="5CB91B03" w14:textId="77777777" w:rsidR="00557FAC" w:rsidRDefault="00824C87">
      <w:pPr>
        <w:spacing w:after="10"/>
        <w:jc w:val="both"/>
        <w:rPr>
          <w:moveTo w:id="1153" w:author="Revision" w:date="2026-08-03T16:12:00Z" w16du:dateUtc="2026-08-03T21:12:00Z"/>
        </w:rPr>
        <w:pPrChange w:id="1154" w:author="Revision" w:date="2026-08-03T16:12:00Z" w16du:dateUtc="2026-08-03T21:12:00Z">
          <w:pPr>
            <w:spacing w:after="60"/>
          </w:pPr>
        </w:pPrChange>
      </w:pPr>
      <w:ins w:id="1155" w:author="Revision" w:date="2026-08-03T16:12:00Z" w16du:dateUtc="2026-08-03T21:12:00Z">
        <w:r>
          <w:rPr>
            <w:sz w:val="20"/>
            <w:szCs w:val="20"/>
          </w:rPr>
          <w:t>23.</w:t>
        </w:r>
      </w:ins>
      <w:moveToRangeStart w:id="1156" w:author="Revision" w:date="2026-08-03T16:12:00Z" w:name="move236665995"/>
      <w:moveTo w:id="1157" w:author="Revision" w:date="2026-08-03T16:12:00Z" w16du:dateUtc="2026-08-03T21:12:00Z">
        <w:r>
          <w:rPr>
            <w:sz w:val="20"/>
            <w:rPrChange w:id="1158" w:author="Revision" w:date="2026-08-03T16:12:00Z" w16du:dateUtc="2026-08-03T21:12:00Z">
              <w:rPr/>
            </w:rPrChange>
          </w:rPr>
          <w:t xml:space="preserve"> J. Li, J. Zhang, H. Li, Y. Shen. An agent framework for real-time financial information searching with large language models. arXiv, 2025, https://doi.org/10.48550/arXiv.2502.15684.</w:t>
        </w:r>
      </w:moveTo>
    </w:p>
    <w:moveToRangeEnd w:id="1156"/>
    <w:p w14:paraId="444E2DE9" w14:textId="77777777" w:rsidR="00557FAC" w:rsidRDefault="00824C87">
      <w:pPr>
        <w:spacing w:after="10"/>
        <w:jc w:val="both"/>
        <w:rPr>
          <w:moveTo w:id="1159" w:author="Revision" w:date="2026-08-03T16:12:00Z" w16du:dateUtc="2026-08-03T21:12:00Z"/>
        </w:rPr>
        <w:pPrChange w:id="1160" w:author="Revision" w:date="2026-08-03T16:12:00Z" w16du:dateUtc="2026-08-03T21:12:00Z">
          <w:pPr>
            <w:spacing w:after="60"/>
          </w:pPr>
        </w:pPrChange>
      </w:pPr>
      <w:ins w:id="1161" w:author="Revision" w:date="2026-08-03T16:12:00Z" w16du:dateUtc="2026-08-03T21:12:00Z">
        <w:r>
          <w:rPr>
            <w:sz w:val="20"/>
            <w:szCs w:val="20"/>
          </w:rPr>
          <w:t>24.</w:t>
        </w:r>
      </w:ins>
      <w:moveToRangeStart w:id="1162" w:author="Revision" w:date="2026-08-03T16:12:00Z" w:name="move236665996"/>
      <w:moveTo w:id="1163" w:author="Revision" w:date="2026-08-03T16:12:00Z" w16du:dateUtc="2026-08-03T21:12:00Z">
        <w:r>
          <w:rPr>
            <w:sz w:val="20"/>
            <w:rPrChange w:id="1164" w:author="Revision" w:date="2026-08-03T16:12:00Z" w16du:dateUtc="2026-08-03T21:12:00Z">
              <w:rPr/>
            </w:rPrChange>
          </w:rPr>
          <w:t xml:space="preserve"> K. Chen, H. Ahmad, D. Goel, C. Szabo. 3S-trader: a multi-LLM framework for adaptive stock scoring, strategy, and selection in portfolio optimization. arXiv, 2025, https://doi.org/10.48550/arXiv.2510.17393.</w:t>
        </w:r>
      </w:moveTo>
    </w:p>
    <w:moveToRangeEnd w:id="1162"/>
    <w:p w14:paraId="06442C19" w14:textId="77777777" w:rsidR="00557FAC" w:rsidRDefault="00824C87">
      <w:pPr>
        <w:spacing w:after="10"/>
        <w:jc w:val="both"/>
        <w:rPr>
          <w:moveTo w:id="1165" w:author="Revision" w:date="2026-08-03T16:12:00Z" w16du:dateUtc="2026-08-03T21:12:00Z"/>
        </w:rPr>
        <w:pPrChange w:id="1166" w:author="Revision" w:date="2026-08-03T16:12:00Z" w16du:dateUtc="2026-08-03T21:12:00Z">
          <w:pPr>
            <w:spacing w:after="60"/>
          </w:pPr>
        </w:pPrChange>
      </w:pPr>
      <w:ins w:id="1167" w:author="Revision" w:date="2026-08-03T16:12:00Z" w16du:dateUtc="2026-08-03T21:12:00Z">
        <w:r>
          <w:rPr>
            <w:sz w:val="20"/>
            <w:szCs w:val="20"/>
          </w:rPr>
          <w:t>25.</w:t>
        </w:r>
      </w:ins>
      <w:moveToRangeStart w:id="1168" w:author="Revision" w:date="2026-08-03T16:12:00Z" w:name="move236665997"/>
      <w:moveTo w:id="1169" w:author="Revision" w:date="2026-08-03T16:12:00Z" w16du:dateUtc="2026-08-03T21:12:00Z">
        <w:r>
          <w:rPr>
            <w:sz w:val="20"/>
            <w:rPrChange w:id="1170" w:author="Revision" w:date="2026-08-03T16:12:00Z" w16du:dateUtc="2026-08-03T21:12:00Z">
              <w:rPr/>
            </w:rPrChange>
          </w:rPr>
          <w:t xml:space="preserve"> T. Zhao, J. Lyu, S. Jones, H. Garber, S. Pasquali, D. Mehta. AlphaAgents: large language model-based multi-agents for equity portfolio constructions. arXiv, 2025, https://doi.org/10.48550/arXiv.2508.11152.</w:t>
        </w:r>
      </w:moveTo>
    </w:p>
    <w:moveToRangeEnd w:id="1168"/>
    <w:p w14:paraId="005C7681" w14:textId="77777777" w:rsidR="00557FAC" w:rsidRDefault="00824C87">
      <w:pPr>
        <w:spacing w:after="10"/>
        <w:jc w:val="both"/>
        <w:rPr>
          <w:moveTo w:id="1171" w:author="Revision" w:date="2026-08-03T16:12:00Z" w16du:dateUtc="2026-08-03T21:12:00Z"/>
        </w:rPr>
        <w:pPrChange w:id="1172" w:author="Revision" w:date="2026-08-03T16:12:00Z" w16du:dateUtc="2026-08-03T21:12:00Z">
          <w:pPr>
            <w:spacing w:after="60"/>
          </w:pPr>
        </w:pPrChange>
      </w:pPr>
      <w:ins w:id="1173" w:author="Revision" w:date="2026-08-03T16:12:00Z" w16du:dateUtc="2026-08-03T21:12:00Z">
        <w:r>
          <w:rPr>
            <w:sz w:val="20"/>
            <w:szCs w:val="20"/>
          </w:rPr>
          <w:t>26.</w:t>
        </w:r>
      </w:ins>
      <w:moveToRangeStart w:id="1174" w:author="Revision" w:date="2026-08-03T16:12:00Z" w:name="move236665998"/>
      <w:moveTo w:id="1175" w:author="Revision" w:date="2026-08-03T16:12:00Z" w16du:dateUtc="2026-08-03T21:12:00Z">
        <w:r>
          <w:rPr>
            <w:sz w:val="20"/>
            <w:rPrChange w:id="1176" w:author="Revision" w:date="2026-08-03T16:12:00Z" w16du:dateUtc="2026-08-03T21:12:00Z">
              <w:rPr/>
            </w:rPrChange>
          </w:rPr>
          <w:t xml:space="preserve"> T. Zhou, P. Wang, Y. Wu, H. Yang. FinRobot: AI agent for equity research and valuation with large language models. arXiv, 2024, https://doi.org/10.48550/arXiv.2411.08804.</w:t>
        </w:r>
      </w:moveTo>
    </w:p>
    <w:moveToRangeEnd w:id="1174"/>
    <w:p w14:paraId="763AE7E9" w14:textId="77777777" w:rsidR="00557FAC" w:rsidRDefault="00824C87">
      <w:pPr>
        <w:spacing w:after="10"/>
        <w:jc w:val="both"/>
        <w:rPr>
          <w:ins w:id="1177" w:author="Revision" w:date="2026-08-03T16:12:00Z" w16du:dateUtc="2026-08-03T21:12:00Z"/>
        </w:rPr>
      </w:pPr>
      <w:ins w:id="1178" w:author="Revision" w:date="2026-08-03T16:12:00Z" w16du:dateUtc="2026-08-03T21:12:00Z">
        <w:r>
          <w:rPr>
            <w:sz w:val="20"/>
            <w:szCs w:val="20"/>
          </w:rPr>
          <w:t>27.</w:t>
        </w:r>
      </w:ins>
      <w:moveToRangeStart w:id="1179" w:author="Revision" w:date="2026-08-03T16:12:00Z" w:name="move236665999"/>
      <w:moveTo w:id="1180" w:author="Revision" w:date="2026-08-03T16:12:00Z" w16du:dateUtc="2026-08-03T21:12:00Z">
        <w:r>
          <w:rPr>
            <w:sz w:val="20"/>
            <w:rPrChange w:id="1181" w:author="Revision" w:date="2026-08-03T16:12:00Z" w16du:dateUtc="2026-08-03T21:12:00Z">
              <w:rPr/>
            </w:rPrChange>
          </w:rPr>
          <w:t xml:space="preserve"> W. Zhang, L. Zhao, H. Xia, S. Sun, J. Sun, M. Qin, X. Li, Y. Zhao, Y. Zhao, X. Cai, L. Zheng, X. Wang, B. An. A multimodal foundation agent for financial trading: tool-augmented, diversified, and generalist. </w:t>
        </w:r>
        <w:r>
          <w:rPr>
            <w:sz w:val="20"/>
            <w:rPrChange w:id="1182" w:author="Revision" w:date="2026-08-03T16:12:00Z" w16du:dateUtc="2026-08-03T21:12:00Z">
              <w:rPr>
                <w:i/>
              </w:rPr>
            </w:rPrChange>
          </w:rPr>
          <w:t xml:space="preserve">Proceedings of the 30th ACM SIGKDD Conference on Knowledge Discovery and Data Mining. </w:t>
        </w:r>
        <w:r>
          <w:rPr>
            <w:sz w:val="20"/>
            <w:rPrChange w:id="1183" w:author="Revision" w:date="2026-08-03T16:12:00Z" w16du:dateUtc="2026-08-03T21:12:00Z">
              <w:rPr/>
            </w:rPrChange>
          </w:rPr>
          <w:t>2024, https://doi.org/10.</w:t>
        </w:r>
      </w:moveTo>
      <w:moveToRangeEnd w:id="1179"/>
      <w:ins w:id="1184" w:author="Revision" w:date="2026-08-03T16:12:00Z" w16du:dateUtc="2026-08-03T21:12:00Z">
        <w:r>
          <w:rPr>
            <w:sz w:val="20"/>
            <w:szCs w:val="20"/>
          </w:rPr>
          <w:t>1145/3637528.3671801.</w:t>
        </w:r>
      </w:ins>
    </w:p>
    <w:p w14:paraId="4CDFC690" w14:textId="77777777" w:rsidR="00557FAC" w:rsidRDefault="00824C87">
      <w:pPr>
        <w:spacing w:after="10"/>
        <w:jc w:val="both"/>
        <w:rPr>
          <w:moveTo w:id="1185" w:author="Revision" w:date="2026-08-03T16:12:00Z" w16du:dateUtc="2026-08-03T21:12:00Z"/>
        </w:rPr>
        <w:pPrChange w:id="1186" w:author="Revision" w:date="2026-08-03T16:12:00Z" w16du:dateUtc="2026-08-03T21:12:00Z">
          <w:pPr>
            <w:spacing w:after="60"/>
          </w:pPr>
        </w:pPrChange>
      </w:pPr>
      <w:ins w:id="1187" w:author="Revision" w:date="2026-08-03T16:12:00Z" w16du:dateUtc="2026-08-03T21:12:00Z">
        <w:r>
          <w:rPr>
            <w:sz w:val="20"/>
            <w:szCs w:val="20"/>
          </w:rPr>
          <w:t>28.</w:t>
        </w:r>
      </w:ins>
      <w:moveToRangeStart w:id="1188" w:author="Revision" w:date="2026-08-03T16:12:00Z" w:name="move236666005"/>
      <w:moveTo w:id="1189" w:author="Revision" w:date="2026-08-03T16:12:00Z" w16du:dateUtc="2026-08-03T21:12:00Z">
        <w:r>
          <w:rPr>
            <w:sz w:val="20"/>
            <w:rPrChange w:id="1190" w:author="Revision" w:date="2026-08-03T16:12:00Z" w16du:dateUtc="2026-08-03T21:12:00Z">
              <w:rPr/>
            </w:rPrChange>
          </w:rPr>
          <w:t xml:space="preserve"> P. C. Tetlock. Giving content to investor sentiment: the role of media in the stock market. </w:t>
        </w:r>
        <w:r>
          <w:rPr>
            <w:sz w:val="20"/>
            <w:rPrChange w:id="1191" w:author="Revision" w:date="2026-08-03T16:12:00Z" w16du:dateUtc="2026-08-03T21:12:00Z">
              <w:rPr>
                <w:i/>
              </w:rPr>
            </w:rPrChange>
          </w:rPr>
          <w:t xml:space="preserve">The Journal of Finance. </w:t>
        </w:r>
        <w:r>
          <w:rPr>
            <w:sz w:val="20"/>
            <w:rPrChange w:id="1192" w:author="Revision" w:date="2026-08-03T16:12:00Z" w16du:dateUtc="2026-08-03T21:12:00Z">
              <w:rPr/>
            </w:rPrChange>
          </w:rPr>
          <w:t xml:space="preserve">Vol. </w:t>
        </w:r>
        <w:r>
          <w:rPr>
            <w:sz w:val="20"/>
            <w:rPrChange w:id="1193" w:author="Revision" w:date="2026-08-03T16:12:00Z" w16du:dateUtc="2026-08-03T21:12:00Z">
              <w:rPr>
                <w:b/>
              </w:rPr>
            </w:rPrChange>
          </w:rPr>
          <w:t>62</w:t>
        </w:r>
        <w:r>
          <w:rPr>
            <w:sz w:val="20"/>
            <w:rPrChange w:id="1194" w:author="Revision" w:date="2026-08-03T16:12:00Z" w16du:dateUtc="2026-08-03T21:12:00Z">
              <w:rPr/>
            </w:rPrChange>
          </w:rPr>
          <w:t>, pg. 1139–1168, 2007, https://doi.org/10.1111/j.1540-6261.2007.01232.x.</w:t>
        </w:r>
      </w:moveTo>
    </w:p>
    <w:moveToRangeEnd w:id="1188"/>
    <w:p w14:paraId="3FD16059" w14:textId="77777777" w:rsidR="00557FAC" w:rsidRDefault="00824C87">
      <w:pPr>
        <w:spacing w:after="10"/>
        <w:jc w:val="both"/>
        <w:rPr>
          <w:ins w:id="1195" w:author="Revision" w:date="2026-08-03T16:12:00Z" w16du:dateUtc="2026-08-03T21:12:00Z"/>
        </w:rPr>
      </w:pPr>
      <w:ins w:id="1196" w:author="Revision" w:date="2026-08-03T16:12:00Z" w16du:dateUtc="2026-08-03T21:12:00Z">
        <w:r>
          <w:rPr>
            <w:sz w:val="20"/>
            <w:szCs w:val="20"/>
          </w:rPr>
          <w:t>29.</w:t>
        </w:r>
      </w:ins>
      <w:moveToRangeStart w:id="1197" w:author="Revision" w:date="2026-08-03T16:12:00Z" w:name="move236665993"/>
      <w:moveTo w:id="1198" w:author="Revision" w:date="2026-08-03T16:12:00Z" w16du:dateUtc="2026-08-03T21:12:00Z">
        <w:r>
          <w:rPr>
            <w:sz w:val="20"/>
            <w:rPrChange w:id="1199" w:author="Revision" w:date="2026-08-03T16:12:00Z" w16du:dateUtc="2026-08-03T21:12:00Z">
              <w:rPr/>
            </w:rPrChange>
          </w:rPr>
          <w:t xml:space="preserve"> J. Lee, N. Stevens, S. C. Han, M. Song. A survey of large language models in finance (FinLLMs). </w:t>
        </w:r>
        <w:r>
          <w:rPr>
            <w:sz w:val="20"/>
            <w:rPrChange w:id="1200" w:author="Revision" w:date="2026-08-03T16:12:00Z" w16du:dateUtc="2026-08-03T21:12:00Z">
              <w:rPr>
                <w:i/>
              </w:rPr>
            </w:rPrChange>
          </w:rPr>
          <w:t xml:space="preserve">Neural Computing and Applications. </w:t>
        </w:r>
        <w:r>
          <w:rPr>
            <w:sz w:val="20"/>
            <w:rPrChange w:id="1201" w:author="Revision" w:date="2026-08-03T16:12:00Z" w16du:dateUtc="2026-08-03T21:12:00Z">
              <w:rPr/>
            </w:rPrChange>
          </w:rPr>
          <w:t xml:space="preserve">Vol. </w:t>
        </w:r>
        <w:r>
          <w:rPr>
            <w:sz w:val="20"/>
            <w:rPrChange w:id="1202" w:author="Revision" w:date="2026-08-03T16:12:00Z" w16du:dateUtc="2026-08-03T21:12:00Z">
              <w:rPr>
                <w:b/>
              </w:rPr>
            </w:rPrChange>
          </w:rPr>
          <w:t>37</w:t>
        </w:r>
        <w:r>
          <w:rPr>
            <w:sz w:val="20"/>
            <w:rPrChange w:id="1203" w:author="Revision" w:date="2026-08-03T16:12:00Z" w16du:dateUtc="2026-08-03T21:12:00Z">
              <w:rPr/>
            </w:rPrChange>
          </w:rPr>
          <w:t xml:space="preserve">, pg. </w:t>
        </w:r>
      </w:moveTo>
      <w:moveToRangeEnd w:id="1197"/>
      <w:ins w:id="1204" w:author="Revision" w:date="2026-08-03T16:12:00Z" w16du:dateUtc="2026-08-03T21:12:00Z">
        <w:r>
          <w:rPr>
            <w:sz w:val="20"/>
            <w:szCs w:val="20"/>
          </w:rPr>
          <w:t>24853–24867, 2025, https://doi.org/10.1007/s00521-024-10495-6.</w:t>
        </w:r>
      </w:ins>
    </w:p>
    <w:p w14:paraId="5E6A0E99" w14:textId="77777777" w:rsidR="00557FAC" w:rsidRDefault="00824C87">
      <w:pPr>
        <w:spacing w:after="10"/>
        <w:jc w:val="both"/>
        <w:rPr>
          <w:moveTo w:id="1205" w:author="Revision" w:date="2026-08-03T16:12:00Z" w16du:dateUtc="2026-08-03T21:12:00Z"/>
        </w:rPr>
        <w:pPrChange w:id="1206" w:author="Revision" w:date="2026-08-03T16:12:00Z" w16du:dateUtc="2026-08-03T21:12:00Z">
          <w:pPr>
            <w:spacing w:after="60"/>
          </w:pPr>
        </w:pPrChange>
      </w:pPr>
      <w:ins w:id="1207" w:author="Revision" w:date="2026-08-03T16:12:00Z" w16du:dateUtc="2026-08-03T21:12:00Z">
        <w:r>
          <w:rPr>
            <w:sz w:val="20"/>
            <w:szCs w:val="20"/>
          </w:rPr>
          <w:t>30</w:t>
        </w:r>
      </w:ins>
      <w:moveToRangeStart w:id="1208" w:author="Revision" w:date="2026-08-03T16:12:00Z" w:name="move236666006"/>
      <w:moveTo w:id="1209" w:author="Revision" w:date="2026-08-03T16:12:00Z" w16du:dateUtc="2026-08-03T21:12:00Z">
        <w:r>
          <w:rPr>
            <w:sz w:val="20"/>
            <w:rPrChange w:id="1210" w:author="Revision" w:date="2026-08-03T16:12:00Z" w16du:dateUtc="2026-08-03T21:12:00Z">
              <w:rPr/>
            </w:rPrChange>
          </w:rPr>
          <w:t xml:space="preserve">. S. Wang, H. Yuan, L. M. Ni, J. Guo. </w:t>
        </w:r>
      </w:moveTo>
      <w:moveToRangeEnd w:id="1208"/>
      <w:ins w:id="1211" w:author="Revision" w:date="2026-08-03T16:12:00Z" w16du:dateUtc="2026-08-03T21:12:00Z">
        <w:r>
          <w:rPr>
            <w:sz w:val="20"/>
            <w:szCs w:val="20"/>
          </w:rPr>
          <w:t>QuantAgent: seeking holy grail in trading by self-improving large language model</w:t>
        </w:r>
      </w:ins>
      <w:moveToRangeStart w:id="1212" w:author="Revision" w:date="2026-08-03T16:12:00Z" w:name="move236666007"/>
      <w:moveTo w:id="1213" w:author="Revision" w:date="2026-08-03T16:12:00Z" w16du:dateUtc="2026-08-03T21:12:00Z">
        <w:r>
          <w:rPr>
            <w:sz w:val="20"/>
            <w:rPrChange w:id="1214" w:author="Revision" w:date="2026-08-03T16:12:00Z" w16du:dateUtc="2026-08-03T21:12:00Z">
              <w:rPr/>
            </w:rPrChange>
          </w:rPr>
          <w:t>. arXiv, 2024, https://doi.org/10.48550/arXiv.2402.03755.</w:t>
        </w:r>
      </w:moveTo>
    </w:p>
    <w:moveToRangeEnd w:id="1212"/>
    <w:p w14:paraId="25BEDC60" w14:textId="77777777" w:rsidR="00557FAC" w:rsidRDefault="00824C87">
      <w:pPr>
        <w:spacing w:after="10"/>
        <w:jc w:val="both"/>
        <w:rPr>
          <w:moveTo w:id="1215" w:author="Revision" w:date="2026-08-03T16:12:00Z" w16du:dateUtc="2026-08-03T21:12:00Z"/>
        </w:rPr>
        <w:pPrChange w:id="1216" w:author="Revision" w:date="2026-08-03T16:12:00Z" w16du:dateUtc="2026-08-03T21:12:00Z">
          <w:pPr>
            <w:spacing w:after="60"/>
          </w:pPr>
        </w:pPrChange>
      </w:pPr>
      <w:ins w:id="1217" w:author="Revision" w:date="2026-08-03T16:12:00Z" w16du:dateUtc="2026-08-03T21:12:00Z">
        <w:r>
          <w:rPr>
            <w:sz w:val="20"/>
            <w:szCs w:val="20"/>
          </w:rPr>
          <w:t>31.</w:t>
        </w:r>
      </w:ins>
      <w:moveToRangeStart w:id="1218" w:author="Revision" w:date="2026-08-03T16:12:00Z" w:name="move236665982"/>
      <w:moveTo w:id="1219" w:author="Revision" w:date="2026-08-03T16:12:00Z" w16du:dateUtc="2026-08-03T21:12:00Z">
        <w:r>
          <w:rPr>
            <w:sz w:val="20"/>
            <w:rPrChange w:id="1220" w:author="Revision" w:date="2026-08-03T16:12:00Z" w16du:dateUtc="2026-08-03T21:12:00Z">
              <w:rPr/>
            </w:rPrChange>
          </w:rPr>
          <w:t xml:space="preserve"> K. Anjum, M. A. Arshad, K. Hayawi, E. Polyzos, A. Tariq, M. A. Serhani, L. Batool, B. Lund, N. R. Mannuru, R. V. K. Bevara, T. Mahbub, M. Z. Akram, S. Shahriar. Domain specific benchmarks for evaluating multimodal large language models. arXiv, 2025, https://doi.org/10.48550/arXiv.2506.12958.</w:t>
        </w:r>
      </w:moveTo>
    </w:p>
    <w:moveToRangeEnd w:id="1218"/>
    <w:p w14:paraId="26190BB8" w14:textId="77777777" w:rsidR="00557FAC" w:rsidRDefault="00824C87">
      <w:pPr>
        <w:spacing w:after="10"/>
        <w:jc w:val="both"/>
        <w:pPrChange w:id="1221" w:author="Revision" w:date="2026-08-03T16:12:00Z" w16du:dateUtc="2026-08-03T21:12:00Z">
          <w:pPr>
            <w:spacing w:after="60"/>
          </w:pPr>
        </w:pPrChange>
      </w:pPr>
      <w:ins w:id="1222" w:author="Revision" w:date="2026-08-03T16:12:00Z" w16du:dateUtc="2026-08-03T21:12:00Z">
        <w:r>
          <w:rPr>
            <w:sz w:val="20"/>
            <w:szCs w:val="20"/>
          </w:rPr>
          <w:t>32.</w:t>
        </w:r>
      </w:ins>
      <w:moveToRangeStart w:id="1223" w:author="Revision" w:date="2026-08-03T16:12:00Z" w:name="move236665994"/>
      <w:moveTo w:id="1224" w:author="Revision" w:date="2026-08-03T16:12:00Z" w16du:dateUtc="2026-08-03T21:12:00Z">
        <w:r>
          <w:rPr>
            <w:sz w:val="20"/>
            <w:rPrChange w:id="1225" w:author="Revision" w:date="2026-08-03T16:12:00Z" w16du:dateUtc="2026-08-03T21:12:00Z">
              <w:rPr/>
            </w:rPrChange>
          </w:rPr>
          <w:t xml:space="preserve"> H. Li, Y. Cao, Y. Yu, S. R. Javaji, Z. Deng, Y. He, Y. Jiang, Z. Zhu, K. Subbalakshmi, G. Xiong, J. Huang, L. Qian, X. Peng, Q. Xie, J. W. Suchow. InvestorBench: a benchmark for financial decision-making tasks with LLM-based agents. </w:t>
        </w:r>
      </w:moveTo>
      <w:moveToRangeEnd w:id="1223"/>
      <w:ins w:id="1226" w:author="Revision" w:date="2026-08-03T16:12:00Z" w16du:dateUtc="2026-08-03T21:12:00Z">
        <w:r>
          <w:rPr>
            <w:sz w:val="20"/>
            <w:szCs w:val="20"/>
          </w:rPr>
          <w:t>Proceedings of the 63rd Annual Meeting of the Association for Computational Linguistics (ACL 2025). pg. 2509–2525, 2025, https://doi.org/10.18653/v1/2025.acl-long.126.</w:t>
        </w:r>
      </w:ins>
      <w:moveFromRangeStart w:id="1227" w:author="Revision" w:date="2026-08-03T16:12:00Z" w:name="move236666001"/>
      <w:moveFrom w:id="1228" w:author="Revision" w:date="2026-08-03T16:12:00Z" w16du:dateUtc="2026-08-03T21:12:00Z">
        <w:r>
          <w:rPr>
            <w:sz w:val="20"/>
            <w:rPrChange w:id="1229" w:author="Revision" w:date="2026-08-03T16:12:00Z" w16du:dateUtc="2026-08-03T21:12:00Z">
              <w:rPr/>
            </w:rPrChange>
          </w:rPr>
          <w:t xml:space="preserve"> Y. Zhang, Y. Li, L. Cui, D. Cai, L. Liu, T. Fu, X. Huang, E. Zhao, Y. Zhang, C. Xu, Y. Chen, L. Wang, A. T. Luu, W. Bi, F. Shi, S. Shi. </w:t>
        </w:r>
      </w:moveFrom>
      <w:moveFromRangeEnd w:id="1227"/>
      <w:del w:id="1230" w:author="Revision" w:date="2026-08-03T16:12:00Z" w16du:dateUtc="2026-08-03T21:12:00Z">
        <w:r w:rsidR="00E03B58">
          <w:delText>Siren's</w:delText>
        </w:r>
      </w:del>
      <w:moveFromRangeStart w:id="1231" w:author="Revision" w:date="2026-08-03T16:12:00Z" w:name="move236666002"/>
      <w:moveFrom w:id="1232" w:author="Revision" w:date="2026-08-03T16:12:00Z" w16du:dateUtc="2026-08-03T21:12:00Z">
        <w:r>
          <w:rPr>
            <w:sz w:val="20"/>
            <w:rPrChange w:id="1233" w:author="Revision" w:date="2026-08-03T16:12:00Z" w16du:dateUtc="2026-08-03T21:12:00Z">
              <w:rPr/>
            </w:rPrChange>
          </w:rPr>
          <w:t xml:space="preserve"> song in the AI ocean: a survey on hallucination in large language models. </w:t>
        </w:r>
        <w:r>
          <w:rPr>
            <w:sz w:val="20"/>
            <w:rPrChange w:id="1234" w:author="Revision" w:date="2026-08-03T16:12:00Z" w16du:dateUtc="2026-08-03T21:12:00Z">
              <w:rPr>
                <w:i/>
              </w:rPr>
            </w:rPrChange>
          </w:rPr>
          <w:t xml:space="preserve">Computational Linguistics. </w:t>
        </w:r>
      </w:moveFrom>
      <w:moveFromRangeEnd w:id="1231"/>
      <w:del w:id="1235" w:author="Revision" w:date="2026-08-03T16:12:00Z" w16du:dateUtc="2026-08-03T21:12:00Z">
        <w:r w:rsidR="00E03B58">
          <w:delText>2025, https://doi.org/10.48550/arXiv.2309.01219.</w:delText>
        </w:r>
      </w:del>
    </w:p>
    <w:sectPr w:rsidR="00557FAC" w:rsidSect="00431F60">
      <w:type w:val="continuous"/>
      <w:pgSz w:w="12240" w:h="15840"/>
      <w:pgMar w:top="1080" w:right="1080" w:bottom="1080" w:left="1080" w:header="360" w:footer="360" w:gutter="0"/>
      <w:cols w:num="2" w:space="360"/>
      <w:sectPrChange w:id="1236" w:author="Revision" w:date="2026-08-03T16:12:00Z" w16du:dateUtc="2026-08-03T21:12:00Z">
        <w:sectPr w:rsidR="00557FAC" w:rsidSect="00431F60">
          <w:pgMar w:top="1080" w:right="1080" w:bottom="1080" w:left="1080" w:header="360" w:footer="360" w:gutter="0"/>
          <w:cols w:num="1" w:space="72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FCA50" w14:textId="77777777" w:rsidR="00E03B58" w:rsidRDefault="00E03B58">
      <w:r>
        <w:separator/>
      </w:r>
    </w:p>
  </w:endnote>
  <w:endnote w:type="continuationSeparator" w:id="0">
    <w:p w14:paraId="298BFA75" w14:textId="77777777" w:rsidR="00E03B58" w:rsidRDefault="00E03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7EA67A4-8C2F-4C96-955B-EF0E04D33B9B}"/>
  </w:font>
  <w:font w:name="Cambria">
    <w:panose1 w:val="02040503050406030204"/>
    <w:charset w:val="00"/>
    <w:family w:val="roman"/>
    <w:pitch w:val="variable"/>
    <w:sig w:usb0="E00006FF" w:usb1="420024FF" w:usb2="02000000" w:usb3="00000000" w:csb0="0000019F" w:csb1="00000000"/>
    <w:embedRegular r:id="rId2" w:fontKey="{E3938CA6-5B09-4C61-B438-A049ACA4D2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41C2" w14:textId="77777777" w:rsidR="00557FAC" w:rsidRDefault="00824C87">
    <w:pPr>
      <w:jc w:val="right"/>
    </w:pPr>
    <w:r>
      <w:rPr>
        <w:rFonts w:ascii="Arial" w:hAnsi="Arial"/>
        <w:rPrChange w:id="12" w:author="Revision" w:date="2026-08-03T16:12:00Z" w16du:dateUtc="2026-08-03T21:12:00Z">
          <w:rPr/>
        </w:rPrChange>
      </w:rPr>
      <w:fldChar w:fldCharType="begin"/>
    </w:r>
    <w:r>
      <w:rPr>
        <w:rFonts w:ascii="Arial" w:hAnsi="Arial"/>
        <w:rPrChange w:id="13" w:author="Revision" w:date="2026-08-03T16:12:00Z" w16du:dateUtc="2026-08-03T21:12:00Z">
          <w:rPr/>
        </w:rPrChange>
      </w:rPr>
      <w:instrText>PAGE</w:instrText>
    </w:r>
    <w:r>
      <w:rPr>
        <w:rFonts w:ascii="Arial" w:hAnsi="Arial"/>
        <w:rPrChange w:id="14" w:author="Revision" w:date="2026-08-03T16:12:00Z" w16du:dateUtc="2026-08-03T21:12:00Z">
          <w:rPr/>
        </w:rPrChange>
      </w:rPr>
      <w:fldChar w:fldCharType="separate"/>
    </w:r>
    <w:r w:rsidR="00D64FFD">
      <w:rPr>
        <w:rFonts w:ascii="Arial" w:hAnsi="Arial"/>
        <w:rPrChange w:id="15" w:author="Revision" w:date="2026-08-03T16:12:00Z" w16du:dateUtc="2026-08-03T21:12:00Z">
          <w:rPr/>
        </w:rPrChange>
      </w:rPr>
      <w:t>1</w:t>
    </w:r>
    <w:r>
      <w:rPr>
        <w:rFonts w:ascii="Arial" w:hAnsi="Arial"/>
        <w:rPrChange w:id="16" w:author="Revision" w:date="2026-08-03T16:12:00Z" w16du:dateUtc="2026-08-03T21:12:00Z">
          <w:rPr/>
        </w:rPrChang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B1C3B" w14:textId="77777777" w:rsidR="00557FAC" w:rsidRDefault="00824C87">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4CBBA" w14:textId="77777777" w:rsidR="00E03B58" w:rsidRDefault="00E03B58">
      <w:r>
        <w:separator/>
      </w:r>
    </w:p>
  </w:footnote>
  <w:footnote w:type="continuationSeparator" w:id="0">
    <w:p w14:paraId="2221CAB7" w14:textId="77777777" w:rsidR="00E03B58" w:rsidRDefault="00E03B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DA5FC" w14:textId="77777777" w:rsidR="00107C5C" w:rsidRDefault="00107C5C">
    <w:pPr>
      <w:pStyle w:val="Header"/>
      <w:pPrChange w:id="11" w:author="Revision" w:date="2026-08-03T16:12:00Z" w16du:dateUtc="2026-08-03T21:12:00Z">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206B7" w14:textId="77777777" w:rsidR="00557FAC" w:rsidRDefault="00557FAC">
    <w:pPr>
      <w:spacing w:after="40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92AA2" w14:textId="77777777" w:rsidR="00107C5C" w:rsidRDefault="00107C5C">
    <w:pPr>
      <w:pStyle w:val="Header"/>
      <w:pPrChange w:id="465" w:author="Revision" w:date="2026-08-03T16:12:00Z" w16du:dateUtc="2026-08-03T21:12:00Z">
        <w:pPr/>
      </w:pPrChang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51E09" w14:textId="77777777" w:rsidR="00253A83" w:rsidRDefault="00253A8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53853"/>
    <w:multiLevelType w:val="multilevel"/>
    <w:tmpl w:val="E1E6D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9EC137C"/>
    <w:multiLevelType w:val="multilevel"/>
    <w:tmpl w:val="05804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8418819">
    <w:abstractNumId w:val="1"/>
  </w:num>
  <w:num w:numId="2" w16cid:durableId="1264456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FAC"/>
    <w:rsid w:val="000D0B6D"/>
    <w:rsid w:val="00107C5C"/>
    <w:rsid w:val="001B382A"/>
    <w:rsid w:val="001D4D91"/>
    <w:rsid w:val="0024224A"/>
    <w:rsid w:val="00253A83"/>
    <w:rsid w:val="002B047C"/>
    <w:rsid w:val="004216D2"/>
    <w:rsid w:val="00431F60"/>
    <w:rsid w:val="00434B0B"/>
    <w:rsid w:val="00463294"/>
    <w:rsid w:val="00557FAC"/>
    <w:rsid w:val="005B1840"/>
    <w:rsid w:val="005E4B67"/>
    <w:rsid w:val="005F426D"/>
    <w:rsid w:val="006F04ED"/>
    <w:rsid w:val="0082476C"/>
    <w:rsid w:val="00824C87"/>
    <w:rsid w:val="008836C4"/>
    <w:rsid w:val="008B18DD"/>
    <w:rsid w:val="008B5C04"/>
    <w:rsid w:val="0095515F"/>
    <w:rsid w:val="009A4C4B"/>
    <w:rsid w:val="00CA1889"/>
    <w:rsid w:val="00CD5493"/>
    <w:rsid w:val="00CF7128"/>
    <w:rsid w:val="00D64FFD"/>
    <w:rsid w:val="00DA7443"/>
    <w:rsid w:val="00E03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46595"/>
  <w15:docId w15:val="{9CC55636-7DD2-4045-9E3D-1E22AD2B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107C5C"/>
    <w:pPr>
      <w:pBdr>
        <w:top w:val="nil"/>
        <w:left w:val="nil"/>
        <w:bottom w:val="nil"/>
        <w:right w:val="nil"/>
        <w:between w:val="nil"/>
      </w:pBdr>
      <w:spacing w:before="280" w:after="80"/>
      <w:outlineLvl w:val="0"/>
      <w:pPrChange w:id="0" w:author="Revision" w:date="2026-08-03T16:12:00Z">
        <w:pPr>
          <w:pBdr>
            <w:top w:val="nil"/>
            <w:left w:val="nil"/>
            <w:bottom w:val="nil"/>
            <w:right w:val="nil"/>
            <w:between w:val="nil"/>
          </w:pBdr>
          <w:spacing w:before="280" w:after="80"/>
          <w:outlineLvl w:val="0"/>
        </w:pPr>
      </w:pPrChange>
    </w:pPr>
    <w:rPr>
      <w:b/>
      <w:bCs/>
      <w:color w:val="1F3864"/>
      <w:sz w:val="32"/>
      <w:szCs w:val="32"/>
      <w:rPrChange w:id="0" w:author="Revision" w:date="2026-08-03T16:12:00Z">
        <w:rPr>
          <w:rFonts w:ascii="Arial" w:eastAsia="Arial" w:hAnsi="Arial" w:cs="Arial"/>
          <w:b/>
          <w:bCs/>
          <w:color w:val="1F3864"/>
          <w:sz w:val="32"/>
          <w:szCs w:val="32"/>
          <w:lang w:val="en-US" w:eastAsia="en-US" w:bidi="ar-SA"/>
        </w:rPr>
      </w:rPrChange>
    </w:rPr>
  </w:style>
  <w:style w:type="paragraph" w:styleId="Heading2">
    <w:name w:val="heading 2"/>
    <w:basedOn w:val="Normal"/>
    <w:next w:val="Normal"/>
    <w:uiPriority w:val="9"/>
    <w:unhideWhenUsed/>
    <w:qFormat/>
    <w:rsid w:val="00107C5C"/>
    <w:pPr>
      <w:pBdr>
        <w:top w:val="nil"/>
        <w:left w:val="nil"/>
        <w:bottom w:val="nil"/>
        <w:right w:val="nil"/>
        <w:between w:val="nil"/>
      </w:pBdr>
      <w:spacing w:before="220" w:after="50"/>
      <w:outlineLvl w:val="1"/>
      <w:pPrChange w:id="1" w:author="Revision" w:date="2026-08-03T16:12:00Z">
        <w:pPr>
          <w:pBdr>
            <w:top w:val="nil"/>
            <w:left w:val="nil"/>
            <w:bottom w:val="nil"/>
            <w:right w:val="nil"/>
            <w:between w:val="nil"/>
          </w:pBdr>
          <w:spacing w:before="220" w:after="50"/>
          <w:outlineLvl w:val="1"/>
        </w:pPr>
      </w:pPrChange>
    </w:pPr>
    <w:rPr>
      <w:b/>
      <w:bCs/>
      <w:color w:val="2E5090"/>
      <w:sz w:val="26"/>
      <w:szCs w:val="26"/>
      <w:rPrChange w:id="1" w:author="Revision" w:date="2026-08-03T16:12:00Z">
        <w:rPr>
          <w:rFonts w:ascii="Arial" w:eastAsia="Arial" w:hAnsi="Arial" w:cs="Arial"/>
          <w:b/>
          <w:bCs/>
          <w:color w:val="2E5090"/>
          <w:sz w:val="26"/>
          <w:szCs w:val="26"/>
          <w:lang w:val="en-US" w:eastAsia="en-US" w:bidi="ar-SA"/>
        </w:rPr>
      </w:rPrChange>
    </w:rPr>
  </w:style>
  <w:style w:type="paragraph" w:styleId="Heading3">
    <w:name w:val="heading 3"/>
    <w:basedOn w:val="Normal"/>
    <w:next w:val="Normal"/>
    <w:uiPriority w:val="9"/>
    <w:unhideWhenUsed/>
    <w:qFormat/>
    <w:rsid w:val="00107C5C"/>
    <w:pPr>
      <w:spacing w:before="40" w:after="40"/>
      <w:jc w:val="both"/>
      <w:outlineLvl w:val="2"/>
      <w:pPrChange w:id="2" w:author="Revision" w:date="2026-08-03T16:12:00Z">
        <w:pPr>
          <w:spacing w:before="40" w:after="40"/>
          <w:jc w:val="both"/>
          <w:outlineLvl w:val="2"/>
        </w:pPr>
      </w:pPrChange>
    </w:pPr>
    <w:rPr>
      <w:b/>
      <w:bCs/>
      <w:i/>
      <w:iCs/>
      <w:color w:val="333333"/>
      <w:sz w:val="21"/>
      <w:szCs w:val="21"/>
      <w:rPrChange w:id="2" w:author="Revision" w:date="2026-08-03T16:12:00Z">
        <w:rPr>
          <w:rFonts w:ascii="Arial" w:eastAsia="Arial" w:hAnsi="Arial" w:cs="Arial"/>
          <w:b/>
          <w:bCs/>
          <w:i/>
          <w:iCs/>
          <w:color w:val="333333"/>
          <w:sz w:val="21"/>
          <w:szCs w:val="21"/>
          <w:lang w:val="en-US" w:eastAsia="en-US" w:bidi="ar-SA"/>
        </w:rPr>
      </w:rPrChange>
    </w:rPr>
  </w:style>
  <w:style w:type="paragraph" w:styleId="Heading4">
    <w:name w:val="heading 4"/>
    <w:basedOn w:val="Normal"/>
    <w:next w:val="Normal"/>
    <w:uiPriority w:val="9"/>
    <w:semiHidden/>
    <w:unhideWhenUsed/>
    <w:qFormat/>
    <w:rsid w:val="00107C5C"/>
    <w:pPr>
      <w:pBdr>
        <w:top w:val="nil"/>
        <w:left w:val="nil"/>
        <w:bottom w:val="nil"/>
        <w:right w:val="nil"/>
        <w:between w:val="nil"/>
      </w:pBdr>
      <w:outlineLvl w:val="3"/>
      <w:pPrChange w:id="3" w:author="Revision" w:date="2026-08-03T16:12:00Z">
        <w:pPr>
          <w:pBdr>
            <w:top w:val="nil"/>
            <w:left w:val="nil"/>
            <w:bottom w:val="nil"/>
            <w:right w:val="nil"/>
            <w:between w:val="nil"/>
          </w:pBdr>
          <w:outlineLvl w:val="3"/>
        </w:pPr>
      </w:pPrChange>
    </w:pPr>
    <w:rPr>
      <w:i/>
      <w:iCs/>
      <w:color w:val="2E74B5"/>
      <w:sz w:val="22"/>
      <w:szCs w:val="22"/>
      <w:rPrChange w:id="3" w:author="Revision" w:date="2026-08-03T16:12:00Z">
        <w:rPr>
          <w:rFonts w:ascii="Arial" w:eastAsia="Arial" w:hAnsi="Arial" w:cs="Arial"/>
          <w:i/>
          <w:iCs/>
          <w:color w:val="2E74B5"/>
          <w:sz w:val="22"/>
          <w:szCs w:val="22"/>
          <w:lang w:val="en-US" w:eastAsia="en-US" w:bidi="ar-SA"/>
        </w:rPr>
      </w:rPrChange>
    </w:rPr>
  </w:style>
  <w:style w:type="paragraph" w:styleId="Heading5">
    <w:name w:val="heading 5"/>
    <w:basedOn w:val="Normal"/>
    <w:next w:val="Normal"/>
    <w:uiPriority w:val="9"/>
    <w:semiHidden/>
    <w:unhideWhenUsed/>
    <w:qFormat/>
    <w:rsid w:val="00107C5C"/>
    <w:pPr>
      <w:pBdr>
        <w:top w:val="nil"/>
        <w:left w:val="nil"/>
        <w:bottom w:val="nil"/>
        <w:right w:val="nil"/>
        <w:between w:val="nil"/>
      </w:pBdr>
      <w:outlineLvl w:val="4"/>
      <w:pPrChange w:id="4" w:author="Revision" w:date="2026-08-03T16:12:00Z">
        <w:pPr>
          <w:pBdr>
            <w:top w:val="nil"/>
            <w:left w:val="nil"/>
            <w:bottom w:val="nil"/>
            <w:right w:val="nil"/>
            <w:between w:val="nil"/>
          </w:pBdr>
          <w:outlineLvl w:val="4"/>
        </w:pPr>
      </w:pPrChange>
    </w:pPr>
    <w:rPr>
      <w:color w:val="2E74B5"/>
      <w:sz w:val="22"/>
      <w:szCs w:val="22"/>
      <w:rPrChange w:id="4" w:author="Revision" w:date="2026-08-03T16:12:00Z">
        <w:rPr>
          <w:rFonts w:ascii="Arial" w:eastAsia="Arial" w:hAnsi="Arial" w:cs="Arial"/>
          <w:color w:val="2E74B5"/>
          <w:sz w:val="22"/>
          <w:szCs w:val="22"/>
          <w:lang w:val="en-US" w:eastAsia="en-US" w:bidi="ar-SA"/>
        </w:rPr>
      </w:rPrChange>
    </w:rPr>
  </w:style>
  <w:style w:type="paragraph" w:styleId="Heading6">
    <w:name w:val="heading 6"/>
    <w:basedOn w:val="Normal"/>
    <w:next w:val="Normal"/>
    <w:uiPriority w:val="9"/>
    <w:semiHidden/>
    <w:unhideWhenUsed/>
    <w:qFormat/>
    <w:rsid w:val="00107C5C"/>
    <w:pPr>
      <w:pBdr>
        <w:top w:val="nil"/>
        <w:left w:val="nil"/>
        <w:bottom w:val="nil"/>
        <w:right w:val="nil"/>
        <w:between w:val="nil"/>
      </w:pBdr>
      <w:outlineLvl w:val="5"/>
      <w:pPrChange w:id="5" w:author="Revision" w:date="2026-08-03T16:12:00Z">
        <w:pPr>
          <w:pBdr>
            <w:top w:val="nil"/>
            <w:left w:val="nil"/>
            <w:bottom w:val="nil"/>
            <w:right w:val="nil"/>
            <w:between w:val="nil"/>
          </w:pBdr>
          <w:outlineLvl w:val="5"/>
        </w:pPr>
      </w:pPrChange>
    </w:pPr>
    <w:rPr>
      <w:color w:val="1F4D78"/>
      <w:sz w:val="22"/>
      <w:szCs w:val="22"/>
      <w:rPrChange w:id="5" w:author="Revision" w:date="2026-08-03T16:12:00Z">
        <w:rPr>
          <w:rFonts w:ascii="Arial" w:eastAsia="Arial" w:hAnsi="Arial" w:cs="Arial"/>
          <w:color w:val="1F4D78"/>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00107C5C"/>
    <w:pPr>
      <w:pBdr>
        <w:top w:val="nil"/>
        <w:left w:val="nil"/>
        <w:bottom w:val="nil"/>
        <w:right w:val="nil"/>
        <w:between w:val="nil"/>
      </w:pBdr>
      <w:pPrChange w:id="6" w:author="Revision" w:date="2026-08-03T16:12:00Z">
        <w:pPr>
          <w:pBdr>
            <w:top w:val="nil"/>
            <w:left w:val="nil"/>
            <w:bottom w:val="nil"/>
            <w:right w:val="nil"/>
            <w:between w:val="nil"/>
          </w:pBdr>
        </w:pPr>
      </w:pPrChange>
    </w:pPr>
    <w:rPr>
      <w:color w:val="000000"/>
      <w:sz w:val="56"/>
      <w:szCs w:val="56"/>
      <w:rPrChange w:id="6" w:author="Revision" w:date="2026-08-03T16:12:00Z">
        <w:rPr>
          <w:rFonts w:ascii="Arial" w:eastAsia="Arial" w:hAnsi="Arial" w:cs="Arial"/>
          <w:color w:val="000000"/>
          <w:sz w:val="56"/>
          <w:szCs w:val="56"/>
          <w:lang w:val="en-US" w:eastAsia="en-US" w:bidi="ar-SA"/>
        </w:rPr>
      </w:rPrChange>
    </w:rPr>
  </w:style>
  <w:style w:type="paragraph" w:styleId="Subtitle">
    <w:name w:val="Subtitle"/>
    <w:basedOn w:val="Normal"/>
    <w:next w:val="Normal"/>
    <w:uiPriority w:val="11"/>
    <w:qFormat/>
    <w:rsid w:val="00107C5C"/>
    <w:pPr>
      <w:keepNext/>
      <w:keepLines/>
      <w:spacing w:before="360" w:after="80"/>
      <w:pPrChange w:id="7" w:author="Revision" w:date="2026-08-03T16:12:00Z">
        <w:pPr>
          <w:keepNext/>
          <w:keepLines/>
          <w:spacing w:before="360" w:after="80"/>
        </w:pPr>
      </w:pPrChange>
    </w:pPr>
    <w:rPr>
      <w:i/>
      <w:iCs/>
      <w:color w:val="666666"/>
      <w:sz w:val="48"/>
      <w:szCs w:val="48"/>
      <w:rPrChange w:id="7" w:author="Revision" w:date="2026-08-03T16:12:00Z">
        <w:rPr>
          <w:rFonts w:ascii="Arial" w:eastAsia="Arial" w:hAnsi="Arial" w:cs="Arial"/>
          <w:i/>
          <w:iCs/>
          <w:color w:val="666666"/>
          <w:sz w:val="48"/>
          <w:szCs w:val="48"/>
          <w:lang w:val="en-US" w:eastAsia="en-US" w:bidi="ar-SA"/>
        </w:rPr>
      </w:rPrChange>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107C5C"/>
    <w:pPr>
      <w:tabs>
        <w:tab w:val="center" w:pos="4680"/>
        <w:tab w:val="right" w:pos="9360"/>
      </w:tabs>
    </w:pPr>
  </w:style>
  <w:style w:type="character" w:customStyle="1" w:styleId="HeaderChar">
    <w:name w:val="Header Char"/>
    <w:basedOn w:val="DefaultParagraphFont"/>
    <w:link w:val="Header"/>
    <w:uiPriority w:val="99"/>
    <w:rsid w:val="00107C5C"/>
  </w:style>
  <w:style w:type="paragraph" w:styleId="Revision">
    <w:name w:val="Revision"/>
    <w:hidden/>
    <w:uiPriority w:val="99"/>
    <w:semiHidden/>
    <w:rsid w:val="00107C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3.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13365</Words>
  <Characters>76185</Characters>
  <Application>Microsoft Office Word</Application>
  <DocSecurity>0</DocSecurity>
  <Lines>634</Lines>
  <Paragraphs>178</Paragraphs>
  <ScaleCrop>false</ScaleCrop>
  <Company/>
  <LinksUpToDate>false</LinksUpToDate>
  <CharactersWithSpaces>89372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Jathin Battepati</cp:lastModifiedBy>
  <cp:revision>1</cp:revision>
  <dcterms:created xsi:type="dcterms:W3CDTF">2026-08-03T04:42:00Z</dcterms:created>
  <dcterms:modified xsi:type="dcterms:W3CDTF">2026-08-03T21:12:00Z</dcterms:modified>
</cp:coreProperties>
</file>